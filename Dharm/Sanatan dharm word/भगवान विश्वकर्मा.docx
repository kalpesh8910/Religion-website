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334F" w:rsidRPr="00030256" w:rsidRDefault="00030256" w:rsidP="0003025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0"/>
        <w:rPr>
          <w:rStyle w:val="Strong"/>
          <w:rFonts w:ascii="Times New Roman" w:eastAsia="Times New Roman" w:hAnsi="Times New Roman" w:cs="Times New Roman"/>
          <w:color w:val="FF0000"/>
          <w:kern w:val="36"/>
          <w:sz w:val="32"/>
          <w:szCs w:val="32"/>
        </w:rPr>
      </w:pPr>
      <w:r w:rsidRPr="00030256">
        <w:rPr>
          <w:rStyle w:val="Strong"/>
          <w:rFonts w:ascii="Times New Roman" w:hAnsi="Mangal" w:cs="Times New Roman"/>
          <w:color w:val="FF0000"/>
          <w:sz w:val="32"/>
          <w:szCs w:val="32"/>
        </w:rPr>
        <w:t>विश्वकर्मा</w:t>
      </w:r>
      <w:r w:rsidRPr="00030256">
        <w:rPr>
          <w:rStyle w:val="Strong"/>
          <w:rFonts w:ascii="Times New Roman" w:hAnsi="Times New Roman" w:cs="Times New Roman"/>
          <w:color w:val="FF0000"/>
          <w:sz w:val="32"/>
          <w:szCs w:val="32"/>
        </w:rPr>
        <w:t xml:space="preserve"> </w:t>
      </w:r>
      <w:r w:rsidRPr="00030256">
        <w:rPr>
          <w:rStyle w:val="Strong"/>
          <w:rFonts w:ascii="Times New Roman" w:hAnsi="Mangal" w:cs="Times New Roman"/>
          <w:color w:val="FF0000"/>
          <w:sz w:val="32"/>
          <w:szCs w:val="32"/>
        </w:rPr>
        <w:t>की</w:t>
      </w:r>
      <w:r w:rsidRPr="00030256">
        <w:rPr>
          <w:rStyle w:val="Strong"/>
          <w:rFonts w:ascii="Times New Roman" w:hAnsi="Times New Roman" w:cs="Times New Roman"/>
          <w:color w:val="FF0000"/>
          <w:sz w:val="32"/>
          <w:szCs w:val="32"/>
        </w:rPr>
        <w:t xml:space="preserve"> </w:t>
      </w:r>
      <w:r w:rsidRPr="00030256">
        <w:rPr>
          <w:rStyle w:val="Strong"/>
          <w:rFonts w:ascii="Times New Roman" w:hAnsi="Mangal" w:cs="Times New Roman"/>
          <w:color w:val="FF0000"/>
          <w:sz w:val="32"/>
          <w:szCs w:val="32"/>
        </w:rPr>
        <w:t>जन्म</w:t>
      </w:r>
      <w:r w:rsidRPr="00030256">
        <w:rPr>
          <w:rStyle w:val="Strong"/>
          <w:rFonts w:ascii="Times New Roman" w:hAnsi="Times New Roman" w:cs="Times New Roman"/>
          <w:color w:val="FF0000"/>
          <w:sz w:val="32"/>
          <w:szCs w:val="32"/>
        </w:rPr>
        <w:t xml:space="preserve"> </w:t>
      </w:r>
      <w:r w:rsidRPr="00030256">
        <w:rPr>
          <w:rStyle w:val="Strong"/>
          <w:rFonts w:ascii="Times New Roman" w:hAnsi="Mangal" w:cs="Times New Roman"/>
          <w:color w:val="FF0000"/>
          <w:sz w:val="32"/>
          <w:szCs w:val="32"/>
        </w:rPr>
        <w:t>कथा</w:t>
      </w:r>
      <w:r w:rsidRPr="00030256">
        <w:rPr>
          <w:rStyle w:val="Strong"/>
          <w:rFonts w:ascii="Times New Roman" w:hAnsi="Times New Roman" w:cs="Times New Roman"/>
          <w:color w:val="FF0000"/>
          <w:sz w:val="32"/>
          <w:szCs w:val="32"/>
        </w:rPr>
        <w:t>:-</w:t>
      </w:r>
    </w:p>
    <w:p w:rsidR="00030256" w:rsidRPr="00315F9A" w:rsidRDefault="00030256" w:rsidP="00315F9A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 w:rsidRPr="00315F9A">
        <w:rPr>
          <w:rFonts w:ascii="Mangal" w:hAnsi="Mangal"/>
          <w:sz w:val="28"/>
          <w:szCs w:val="28"/>
        </w:rPr>
        <w:t>ब्रह्मा</w:t>
      </w:r>
      <w:r w:rsidRPr="00315F9A">
        <w:rPr>
          <w:sz w:val="28"/>
          <w:szCs w:val="28"/>
        </w:rPr>
        <w:t xml:space="preserve"> </w:t>
      </w:r>
      <w:r w:rsidRPr="00315F9A">
        <w:rPr>
          <w:rFonts w:ascii="Mangal" w:hAnsi="Mangal"/>
          <w:sz w:val="28"/>
          <w:szCs w:val="28"/>
        </w:rPr>
        <w:t>के</w:t>
      </w:r>
      <w:r w:rsidRPr="00315F9A">
        <w:rPr>
          <w:sz w:val="28"/>
          <w:szCs w:val="28"/>
        </w:rPr>
        <w:t xml:space="preserve"> </w:t>
      </w:r>
      <w:r w:rsidRPr="00315F9A">
        <w:rPr>
          <w:rFonts w:ascii="Mangal" w:hAnsi="Mangal"/>
          <w:sz w:val="28"/>
          <w:szCs w:val="28"/>
        </w:rPr>
        <w:t>पुत्र</w:t>
      </w:r>
      <w:r w:rsidRPr="00315F9A">
        <w:rPr>
          <w:sz w:val="28"/>
          <w:szCs w:val="28"/>
        </w:rPr>
        <w:t xml:space="preserve"> "</w:t>
      </w:r>
      <w:proofErr w:type="spellStart"/>
      <w:r w:rsidRPr="00315F9A">
        <w:rPr>
          <w:rFonts w:ascii="Mangal" w:hAnsi="Mangal"/>
          <w:sz w:val="28"/>
          <w:szCs w:val="28"/>
        </w:rPr>
        <w:t>धर्म</w:t>
      </w:r>
      <w:proofErr w:type="spellEnd"/>
      <w:r w:rsidRPr="00315F9A">
        <w:rPr>
          <w:sz w:val="28"/>
          <w:szCs w:val="28"/>
        </w:rPr>
        <w:t xml:space="preserve">" </w:t>
      </w:r>
      <w:r w:rsidRPr="00315F9A">
        <w:rPr>
          <w:rFonts w:ascii="Mangal" w:hAnsi="Mangal"/>
          <w:sz w:val="28"/>
          <w:szCs w:val="28"/>
        </w:rPr>
        <w:t>का</w:t>
      </w:r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विवाह</w:t>
      </w:r>
      <w:proofErr w:type="spellEnd"/>
      <w:r w:rsidRPr="00315F9A">
        <w:rPr>
          <w:sz w:val="28"/>
          <w:szCs w:val="28"/>
        </w:rPr>
        <w:t xml:space="preserve"> "</w:t>
      </w:r>
      <w:proofErr w:type="spellStart"/>
      <w:r w:rsidRPr="00315F9A">
        <w:rPr>
          <w:rFonts w:ascii="Mangal" w:hAnsi="Mangal"/>
          <w:sz w:val="28"/>
          <w:szCs w:val="28"/>
        </w:rPr>
        <w:t>वस्तु</w:t>
      </w:r>
      <w:proofErr w:type="spellEnd"/>
      <w:r w:rsidRPr="00315F9A">
        <w:rPr>
          <w:sz w:val="28"/>
          <w:szCs w:val="28"/>
        </w:rPr>
        <w:t xml:space="preserve">" </w:t>
      </w:r>
      <w:proofErr w:type="spellStart"/>
      <w:r w:rsidRPr="00315F9A">
        <w:rPr>
          <w:rFonts w:ascii="Mangal" w:hAnsi="Mangal"/>
          <w:sz w:val="28"/>
          <w:szCs w:val="28"/>
        </w:rPr>
        <w:t>से</w:t>
      </w:r>
      <w:proofErr w:type="spellEnd"/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हुआ</w:t>
      </w:r>
      <w:proofErr w:type="spellEnd"/>
      <w:r w:rsidRPr="00315F9A">
        <w:rPr>
          <w:rFonts w:ascii="Mangal" w:hAnsi="Mangal"/>
          <w:sz w:val="28"/>
          <w:szCs w:val="28"/>
        </w:rPr>
        <w:t>।</w:t>
      </w:r>
    </w:p>
    <w:p w:rsidR="00030256" w:rsidRPr="00315F9A" w:rsidRDefault="00030256" w:rsidP="00315F9A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00315F9A">
        <w:rPr>
          <w:rFonts w:ascii="Mangal" w:hAnsi="Mangal"/>
          <w:sz w:val="28"/>
          <w:szCs w:val="28"/>
        </w:rPr>
        <w:t>धर्म</w:t>
      </w:r>
      <w:proofErr w:type="spellEnd"/>
      <w:r w:rsidRPr="00315F9A">
        <w:rPr>
          <w:sz w:val="28"/>
          <w:szCs w:val="28"/>
        </w:rPr>
        <w:t xml:space="preserve"> </w:t>
      </w:r>
      <w:r w:rsidRPr="00315F9A">
        <w:rPr>
          <w:rFonts w:ascii="Mangal" w:hAnsi="Mangal"/>
          <w:sz w:val="28"/>
          <w:szCs w:val="28"/>
        </w:rPr>
        <w:t>के</w:t>
      </w:r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सात</w:t>
      </w:r>
      <w:proofErr w:type="spellEnd"/>
      <w:r w:rsidRPr="00315F9A">
        <w:rPr>
          <w:sz w:val="28"/>
          <w:szCs w:val="28"/>
        </w:rPr>
        <w:t xml:space="preserve"> </w:t>
      </w:r>
      <w:r w:rsidRPr="00315F9A">
        <w:rPr>
          <w:rFonts w:ascii="Mangal" w:hAnsi="Mangal"/>
          <w:sz w:val="28"/>
          <w:szCs w:val="28"/>
        </w:rPr>
        <w:t>पुत्र</w:t>
      </w:r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हुए</w:t>
      </w:r>
      <w:proofErr w:type="spellEnd"/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इनके</w:t>
      </w:r>
      <w:proofErr w:type="spellEnd"/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सातवें</w:t>
      </w:r>
      <w:proofErr w:type="spellEnd"/>
      <w:r w:rsidRPr="00315F9A">
        <w:rPr>
          <w:sz w:val="28"/>
          <w:szCs w:val="28"/>
        </w:rPr>
        <w:t xml:space="preserve"> </w:t>
      </w:r>
      <w:r w:rsidRPr="00315F9A">
        <w:rPr>
          <w:rFonts w:ascii="Mangal" w:hAnsi="Mangal"/>
          <w:sz w:val="28"/>
          <w:szCs w:val="28"/>
        </w:rPr>
        <w:t>पुत्र</w:t>
      </w:r>
      <w:r w:rsidRPr="00315F9A">
        <w:rPr>
          <w:sz w:val="28"/>
          <w:szCs w:val="28"/>
        </w:rPr>
        <w:t xml:space="preserve"> </w:t>
      </w:r>
      <w:r w:rsidRPr="00315F9A">
        <w:rPr>
          <w:rFonts w:ascii="Mangal" w:hAnsi="Mangal"/>
          <w:sz w:val="28"/>
          <w:szCs w:val="28"/>
        </w:rPr>
        <w:t>का</w:t>
      </w:r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नाम</w:t>
      </w:r>
      <w:proofErr w:type="spellEnd"/>
      <w:r w:rsidRPr="00315F9A">
        <w:rPr>
          <w:sz w:val="28"/>
          <w:szCs w:val="28"/>
        </w:rPr>
        <w:t xml:space="preserve"> '</w:t>
      </w:r>
      <w:proofErr w:type="spellStart"/>
      <w:r w:rsidRPr="00315F9A">
        <w:rPr>
          <w:rFonts w:ascii="Mangal" w:hAnsi="Mangal"/>
          <w:sz w:val="28"/>
          <w:szCs w:val="28"/>
        </w:rPr>
        <w:t>वास्तु</w:t>
      </w:r>
      <w:proofErr w:type="spellEnd"/>
      <w:r w:rsidRPr="00315F9A">
        <w:rPr>
          <w:sz w:val="28"/>
          <w:szCs w:val="28"/>
        </w:rPr>
        <w:t xml:space="preserve">' </w:t>
      </w:r>
      <w:proofErr w:type="spellStart"/>
      <w:r w:rsidRPr="00315F9A">
        <w:rPr>
          <w:rFonts w:ascii="Mangal" w:hAnsi="Mangal"/>
          <w:sz w:val="28"/>
          <w:szCs w:val="28"/>
        </w:rPr>
        <w:t>रखा</w:t>
      </w:r>
      <w:proofErr w:type="spellEnd"/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गया</w:t>
      </w:r>
      <w:proofErr w:type="spellEnd"/>
      <w:r w:rsidRPr="00315F9A">
        <w:rPr>
          <w:sz w:val="28"/>
          <w:szCs w:val="28"/>
        </w:rPr>
        <w:t xml:space="preserve">, </w:t>
      </w:r>
      <w:proofErr w:type="spellStart"/>
      <w:r w:rsidRPr="00315F9A">
        <w:rPr>
          <w:rFonts w:ascii="Mangal" w:hAnsi="Mangal"/>
          <w:sz w:val="28"/>
          <w:szCs w:val="28"/>
        </w:rPr>
        <w:t>जो</w:t>
      </w:r>
      <w:proofErr w:type="spellEnd"/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शिल्पशास्त्र</w:t>
      </w:r>
      <w:proofErr w:type="spellEnd"/>
      <w:r w:rsidRPr="00315F9A">
        <w:rPr>
          <w:sz w:val="28"/>
          <w:szCs w:val="28"/>
        </w:rPr>
        <w:t xml:space="preserve"> </w:t>
      </w:r>
      <w:r w:rsidRPr="00315F9A">
        <w:rPr>
          <w:rFonts w:ascii="Mangal" w:hAnsi="Mangal"/>
          <w:sz w:val="28"/>
          <w:szCs w:val="28"/>
        </w:rPr>
        <w:t>की</w:t>
      </w:r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कला</w:t>
      </w:r>
      <w:proofErr w:type="spellEnd"/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से</w:t>
      </w:r>
      <w:proofErr w:type="spellEnd"/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परिपूर्ण</w:t>
      </w:r>
      <w:proofErr w:type="spellEnd"/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थे</w:t>
      </w:r>
      <w:proofErr w:type="spellEnd"/>
      <w:r w:rsidRPr="00315F9A">
        <w:rPr>
          <w:rFonts w:ascii="Mangal" w:hAnsi="Mangal"/>
          <w:sz w:val="28"/>
          <w:szCs w:val="28"/>
        </w:rPr>
        <w:t>।</w:t>
      </w:r>
    </w:p>
    <w:p w:rsidR="00030256" w:rsidRPr="00315F9A" w:rsidRDefault="00030256" w:rsidP="00315F9A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 w:rsidRPr="00315F9A">
        <w:rPr>
          <w:sz w:val="28"/>
          <w:szCs w:val="28"/>
        </w:rPr>
        <w:t>'</w:t>
      </w:r>
      <w:proofErr w:type="spellStart"/>
      <w:r w:rsidRPr="00315F9A">
        <w:rPr>
          <w:rFonts w:ascii="Mangal" w:hAnsi="Mangal"/>
          <w:sz w:val="28"/>
          <w:szCs w:val="28"/>
        </w:rPr>
        <w:t>वास्तु</w:t>
      </w:r>
      <w:proofErr w:type="spellEnd"/>
      <w:r w:rsidRPr="00315F9A">
        <w:rPr>
          <w:sz w:val="28"/>
          <w:szCs w:val="28"/>
        </w:rPr>
        <w:t xml:space="preserve">' </w:t>
      </w:r>
      <w:r w:rsidRPr="00315F9A">
        <w:rPr>
          <w:rFonts w:ascii="Mangal" w:hAnsi="Mangal"/>
          <w:sz w:val="28"/>
          <w:szCs w:val="28"/>
        </w:rPr>
        <w:t>के</w:t>
      </w:r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विवाह</w:t>
      </w:r>
      <w:proofErr w:type="spellEnd"/>
      <w:r w:rsidRPr="00315F9A">
        <w:rPr>
          <w:sz w:val="28"/>
          <w:szCs w:val="28"/>
        </w:rPr>
        <w:t xml:space="preserve"> </w:t>
      </w:r>
      <w:r w:rsidRPr="00315F9A">
        <w:rPr>
          <w:rFonts w:ascii="Mangal" w:hAnsi="Mangal"/>
          <w:sz w:val="28"/>
          <w:szCs w:val="28"/>
        </w:rPr>
        <w:t>के</w:t>
      </w:r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पश्चात</w:t>
      </w:r>
      <w:proofErr w:type="spellEnd"/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उनका</w:t>
      </w:r>
      <w:proofErr w:type="spellEnd"/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एक</w:t>
      </w:r>
      <w:proofErr w:type="spellEnd"/>
      <w:r w:rsidRPr="00315F9A">
        <w:rPr>
          <w:sz w:val="28"/>
          <w:szCs w:val="28"/>
        </w:rPr>
        <w:t xml:space="preserve"> </w:t>
      </w:r>
      <w:r w:rsidRPr="00315F9A">
        <w:rPr>
          <w:rFonts w:ascii="Mangal" w:hAnsi="Mangal"/>
          <w:sz w:val="28"/>
          <w:szCs w:val="28"/>
        </w:rPr>
        <w:t>पुत्र</w:t>
      </w:r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हुआ</w:t>
      </w:r>
      <w:proofErr w:type="spellEnd"/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जिसका</w:t>
      </w:r>
      <w:proofErr w:type="spellEnd"/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नाम</w:t>
      </w:r>
      <w:proofErr w:type="spellEnd"/>
      <w:r w:rsidRPr="00315F9A">
        <w:rPr>
          <w:sz w:val="28"/>
          <w:szCs w:val="28"/>
        </w:rPr>
        <w:t xml:space="preserve"> </w:t>
      </w:r>
      <w:r w:rsidRPr="00315F9A">
        <w:rPr>
          <w:rFonts w:ascii="Mangal" w:hAnsi="Mangal"/>
          <w:sz w:val="28"/>
          <w:szCs w:val="28"/>
        </w:rPr>
        <w:t>विश्वकर्मा</w:t>
      </w:r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रखा</w:t>
      </w:r>
      <w:proofErr w:type="spellEnd"/>
      <w:r w:rsidRPr="00315F9A">
        <w:rPr>
          <w:sz w:val="28"/>
          <w:szCs w:val="28"/>
        </w:rPr>
        <w:t xml:space="preserve"> </w:t>
      </w:r>
      <w:proofErr w:type="spellStart"/>
      <w:r w:rsidRPr="00315F9A">
        <w:rPr>
          <w:rFonts w:ascii="Mangal" w:hAnsi="Mangal"/>
          <w:sz w:val="28"/>
          <w:szCs w:val="28"/>
        </w:rPr>
        <w:t>गया</w:t>
      </w:r>
      <w:proofErr w:type="spellEnd"/>
    </w:p>
    <w:p w:rsidR="00030256" w:rsidRPr="00030256" w:rsidRDefault="00030256" w:rsidP="000302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</w:pPr>
    </w:p>
    <w:p w:rsidR="006B334F" w:rsidRDefault="006B334F" w:rsidP="006B334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</w:pPr>
      <w:r w:rsidRPr="00CC252C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भगवान</w:t>
      </w:r>
      <w:r w:rsidRPr="00CC252C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r w:rsidRPr="00CC252C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विश्वकर्मा</w:t>
      </w:r>
      <w:r w:rsidRPr="00CC252C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>:-</w:t>
      </w:r>
    </w:p>
    <w:p w:rsidR="00AA4801" w:rsidRPr="00315F9A" w:rsidRDefault="00AA4801" w:rsidP="00315F9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315F9A">
        <w:rPr>
          <w:rFonts w:ascii="Mangal" w:eastAsia="Times New Roman" w:hAnsi="Mangal" w:cs="Times New Roman"/>
          <w:sz w:val="28"/>
          <w:szCs w:val="28"/>
        </w:rPr>
        <w:t>विश्वकर्मा</w:t>
      </w:r>
      <w:r w:rsidRPr="00315F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5F9A">
        <w:rPr>
          <w:rFonts w:ascii="Mangal" w:eastAsia="Times New Roman" w:hAnsi="Mangal" w:cs="Times New Roman"/>
          <w:sz w:val="28"/>
          <w:szCs w:val="28"/>
        </w:rPr>
        <w:t>की</w:t>
      </w:r>
      <w:r w:rsidRPr="00315F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15F9A">
        <w:rPr>
          <w:rFonts w:ascii="Mangal" w:eastAsia="Times New Roman" w:hAnsi="Mangal" w:cs="Times New Roman"/>
          <w:sz w:val="28"/>
          <w:szCs w:val="28"/>
        </w:rPr>
        <w:t>पुत्री</w:t>
      </w:r>
      <w:proofErr w:type="spellEnd"/>
      <w:r w:rsidRPr="00315F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15F9A">
        <w:rPr>
          <w:rFonts w:ascii="Mangal" w:eastAsia="Times New Roman" w:hAnsi="Mangal" w:cs="Times New Roman"/>
          <w:sz w:val="28"/>
          <w:szCs w:val="28"/>
        </w:rPr>
        <w:t>संज्ञा</w:t>
      </w:r>
      <w:proofErr w:type="spellEnd"/>
      <w:r w:rsidRPr="00315F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15F9A">
        <w:rPr>
          <w:rFonts w:ascii="Mangal" w:eastAsia="Times New Roman" w:hAnsi="Mangal" w:cs="Times New Roman"/>
          <w:sz w:val="28"/>
          <w:szCs w:val="28"/>
        </w:rPr>
        <w:t>विवस्वान्</w:t>
      </w:r>
      <w:proofErr w:type="spellEnd"/>
      <w:r w:rsidRPr="00315F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5F9A">
        <w:rPr>
          <w:rFonts w:ascii="Mangal" w:eastAsia="Times New Roman" w:hAnsi="Mangal" w:cs="Times New Roman"/>
          <w:sz w:val="28"/>
          <w:szCs w:val="28"/>
        </w:rPr>
        <w:t>की</w:t>
      </w:r>
      <w:r w:rsidRPr="00315F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15F9A">
        <w:rPr>
          <w:rFonts w:ascii="Mangal" w:eastAsia="Times New Roman" w:hAnsi="Mangal" w:cs="Times New Roman"/>
          <w:sz w:val="28"/>
          <w:szCs w:val="28"/>
        </w:rPr>
        <w:t>पत्नी</w:t>
      </w:r>
      <w:proofErr w:type="spellEnd"/>
      <w:r w:rsidRPr="00315F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15F9A">
        <w:rPr>
          <w:rFonts w:ascii="Mangal" w:eastAsia="Times New Roman" w:hAnsi="Mangal" w:cs="Times New Roman"/>
          <w:sz w:val="28"/>
          <w:szCs w:val="28"/>
        </w:rPr>
        <w:t>हुई</w:t>
      </w:r>
      <w:proofErr w:type="spellEnd"/>
      <w:r w:rsidRPr="00315F9A">
        <w:rPr>
          <w:rFonts w:ascii="Mangal" w:eastAsia="Times New Roman" w:hAnsi="Mangal" w:cs="Times New Roman"/>
          <w:sz w:val="28"/>
          <w:szCs w:val="28"/>
        </w:rPr>
        <w:t>।</w:t>
      </w:r>
    </w:p>
    <w:p w:rsidR="006B334F" w:rsidRPr="00315F9A" w:rsidRDefault="006B334F" w:rsidP="00315F9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proofErr w:type="spellStart"/>
      <w:ins w:id="0" w:author="Unknown">
        <w:r w:rsidRPr="00315F9A">
          <w:rPr>
            <w:rFonts w:ascii="Mangal" w:eastAsia="Times New Roman" w:hAnsi="Mangal" w:cs="Mangal"/>
            <w:sz w:val="28"/>
            <w:szCs w:val="28"/>
          </w:rPr>
          <w:t>परमेश्वर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विश्वकर्मा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के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ये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पाँच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पुत्रं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r w:rsidRPr="00315F9A">
          <w:rPr>
            <w:rFonts w:ascii="Mangal" w:eastAsia="Times New Roman" w:hAnsi="Mangal" w:cs="Mangal"/>
            <w:sz w:val="28"/>
            <w:szCs w:val="28"/>
          </w:rPr>
          <w:t>मनु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मय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त्वष्ठा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शिल्पी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और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देवज्ञ</w:t>
        </w:r>
      </w:ins>
      <w:proofErr w:type="spellEnd"/>
    </w:p>
    <w:p w:rsidR="006B334F" w:rsidRPr="00315F9A" w:rsidRDefault="006B334F" w:rsidP="00315F9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ins w:id="1" w:author="Unknown">
        <w:r w:rsidRPr="00315F9A">
          <w:rPr>
            <w:rFonts w:ascii="Mangal" w:eastAsia="Times New Roman" w:hAnsi="Mangal" w:cs="Mangal"/>
            <w:sz w:val="28"/>
            <w:szCs w:val="28"/>
          </w:rPr>
          <w:t>मनु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ऋषि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ये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भगनान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विश्वकर्मा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के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सबसे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बडे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पुत्र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थे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।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इनका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विवाह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अंगिरा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ऋषि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की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कन्या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कंचना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के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साथ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हुआ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था</w:t>
        </w:r>
      </w:ins>
      <w:proofErr w:type="spellEnd"/>
    </w:p>
    <w:p w:rsidR="006B334F" w:rsidRPr="00315F9A" w:rsidRDefault="006B334F" w:rsidP="00315F9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ins w:id="2" w:author="Unknown">
        <w:r w:rsidRPr="00315F9A">
          <w:rPr>
            <w:rFonts w:ascii="Mangal" w:eastAsia="Times New Roman" w:hAnsi="Mangal" w:cs="Mangal"/>
            <w:sz w:val="28"/>
            <w:szCs w:val="28"/>
          </w:rPr>
          <w:t>भगवान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विश्वकर्मा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के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दुसरे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पुत्र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मय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महर्षि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थे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।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इनका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विवाह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परासर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ऋषि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की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कन्या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सौम्या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देवी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के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साथ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हुआ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था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।</w:t>
        </w:r>
      </w:ins>
    </w:p>
    <w:p w:rsidR="006B334F" w:rsidRPr="00315F9A" w:rsidRDefault="006B334F" w:rsidP="00315F9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ins w:id="3" w:author="Unknown">
        <w:r w:rsidRPr="00315F9A">
          <w:rPr>
            <w:rFonts w:ascii="Mangal" w:eastAsia="Times New Roman" w:hAnsi="Mangal" w:cs="Mangal"/>
            <w:sz w:val="28"/>
            <w:szCs w:val="28"/>
          </w:rPr>
          <w:t>भगवान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विश्वकर्मा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के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तिसरे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पुत्र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महर्षि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त्वष्ठा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थे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।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इनका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विवाह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कौषिक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ऋषि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की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कन्या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जयन्ती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के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साथ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हुआ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था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।</w:t>
        </w:r>
      </w:ins>
    </w:p>
    <w:p w:rsidR="006B334F" w:rsidRPr="00315F9A" w:rsidRDefault="006B334F" w:rsidP="00315F9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ins w:id="4" w:author="Unknown">
        <w:r w:rsidRPr="00315F9A">
          <w:rPr>
            <w:rFonts w:ascii="Mangal" w:eastAsia="Times New Roman" w:hAnsi="Mangal" w:cs="Mangal"/>
            <w:sz w:val="28"/>
            <w:szCs w:val="28"/>
          </w:rPr>
          <w:t>भगवान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विश्वकर्मा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के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चौथे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महर्षि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शिल्पी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पुत्र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थे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।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इनका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विवाह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भृगु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ऋषि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की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करूणा</w:t>
        </w:r>
      </w:ins>
      <w:proofErr w:type="spellEnd"/>
      <w:r w:rsidRPr="00315F9A">
        <w:rPr>
          <w:rFonts w:ascii="Mangal" w:eastAsia="Times New Roman" w:hAnsi="Mangal" w:cs="Mangal"/>
          <w:sz w:val="28"/>
          <w:szCs w:val="28"/>
        </w:rPr>
        <w:t xml:space="preserve"> </w:t>
      </w:r>
      <w:ins w:id="5" w:author="Unknown">
        <w:r w:rsidRPr="00315F9A">
          <w:rPr>
            <w:rFonts w:ascii="Mangal" w:eastAsia="Times New Roman" w:hAnsi="Mangal" w:cs="Mangal"/>
            <w:sz w:val="28"/>
            <w:szCs w:val="28"/>
          </w:rPr>
          <w:t>के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साथ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हुआ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था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।</w:t>
        </w:r>
      </w:ins>
    </w:p>
    <w:p w:rsidR="006B334F" w:rsidRPr="00315F9A" w:rsidRDefault="006B334F" w:rsidP="00315F9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ins w:id="6" w:author="Unknown">
        <w:r w:rsidRPr="00315F9A">
          <w:rPr>
            <w:rFonts w:ascii="Mangal" w:eastAsia="Times New Roman" w:hAnsi="Mangal" w:cs="Mangal"/>
            <w:sz w:val="28"/>
            <w:szCs w:val="28"/>
          </w:rPr>
          <w:t>भगवान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विश्वकर्मा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के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पाँचवे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पुत्र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महर्षि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दैवज्ञ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थे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।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इनका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विवाह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जैमिनी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ऋषि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की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कन्या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चन्र्दिका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के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साथ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हुआ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था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।</w:t>
        </w:r>
      </w:ins>
    </w:p>
    <w:p w:rsidR="006B334F" w:rsidRPr="00315F9A" w:rsidRDefault="006B334F" w:rsidP="00315F9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ins w:id="7" w:author="Unknown">
        <w:r w:rsidRPr="00315F9A">
          <w:rPr>
            <w:rFonts w:ascii="Mangal" w:eastAsia="Times New Roman" w:hAnsi="Mangal" w:cs="Mangal"/>
            <w:sz w:val="28"/>
            <w:szCs w:val="28"/>
          </w:rPr>
          <w:t>विश्वकर्मा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ने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अपने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तीन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अन्य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पुत्रों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जय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विजय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315F9A">
          <w:rPr>
            <w:rFonts w:ascii="Mangal" w:eastAsia="Times New Roman" w:hAnsi="Mangal" w:cs="Mangal"/>
            <w:sz w:val="28"/>
            <w:szCs w:val="28"/>
          </w:rPr>
          <w:t>और</w:t>
        </w:r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सिद्धार्थ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को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भी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ज्ञान</w:t>
        </w:r>
        <w:proofErr w:type="spellEnd"/>
        <w:r w:rsidRPr="00315F9A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315F9A">
          <w:rPr>
            <w:rFonts w:ascii="Mangal" w:eastAsia="Times New Roman" w:hAnsi="Mangal" w:cs="Mangal"/>
            <w:sz w:val="28"/>
            <w:szCs w:val="28"/>
          </w:rPr>
          <w:t>दिया</w:t>
        </w:r>
      </w:ins>
      <w:proofErr w:type="spellEnd"/>
    </w:p>
    <w:p w:rsidR="009A4FCE" w:rsidRDefault="009A4FCE"/>
    <w:sectPr w:rsidR="009A4FCE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61778"/>
    <w:multiLevelType w:val="hybridMultilevel"/>
    <w:tmpl w:val="3A343B90"/>
    <w:lvl w:ilvl="0" w:tplc="9314E9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C145B2"/>
    <w:multiLevelType w:val="hybridMultilevel"/>
    <w:tmpl w:val="1F80D8B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479619C6"/>
    <w:multiLevelType w:val="hybridMultilevel"/>
    <w:tmpl w:val="00E0E75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63F03B1"/>
    <w:multiLevelType w:val="hybridMultilevel"/>
    <w:tmpl w:val="95AEC2C4"/>
    <w:lvl w:ilvl="0" w:tplc="573867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4F126D"/>
    <w:multiLevelType w:val="hybridMultilevel"/>
    <w:tmpl w:val="14B47E0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6E323B72"/>
    <w:multiLevelType w:val="hybridMultilevel"/>
    <w:tmpl w:val="87F403A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6EF203F1"/>
    <w:multiLevelType w:val="hybridMultilevel"/>
    <w:tmpl w:val="36F24496"/>
    <w:lvl w:ilvl="0" w:tplc="8C761A2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C860430"/>
    <w:multiLevelType w:val="hybridMultilevel"/>
    <w:tmpl w:val="8CC6300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7"/>
  </w:num>
  <w:num w:numId="5">
    <w:abstractNumId w:val="2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B334F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0256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13379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5F9A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266DB"/>
    <w:rsid w:val="00630BDA"/>
    <w:rsid w:val="00633AEF"/>
    <w:rsid w:val="00637CD2"/>
    <w:rsid w:val="00640C43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60E1"/>
    <w:rsid w:val="006A6DCC"/>
    <w:rsid w:val="006B169B"/>
    <w:rsid w:val="006B1EFB"/>
    <w:rsid w:val="006B334F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494B"/>
    <w:rsid w:val="009C7D44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A4801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C62EC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334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30256"/>
    <w:rPr>
      <w:b/>
      <w:bCs/>
    </w:rPr>
  </w:style>
  <w:style w:type="paragraph" w:styleId="NormalWeb">
    <w:name w:val="Normal (Web)"/>
    <w:basedOn w:val="Normal"/>
    <w:uiPriority w:val="99"/>
    <w:unhideWhenUsed/>
    <w:rsid w:val="00030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2016-07-23T09:19:00Z</dcterms:created>
  <dcterms:modified xsi:type="dcterms:W3CDTF">2016-07-24T17:25:00Z</dcterms:modified>
</cp:coreProperties>
</file>