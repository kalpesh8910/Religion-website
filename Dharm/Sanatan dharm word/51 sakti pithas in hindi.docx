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DDB" w:rsidRPr="003E4DEB" w:rsidRDefault="00527DDB" w:rsidP="00527DDB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color w:val="00B050"/>
          <w:sz w:val="40"/>
          <w:szCs w:val="40"/>
        </w:rPr>
      </w:pPr>
      <w:r w:rsidRPr="003E4DEB">
        <w:rPr>
          <w:rStyle w:val="Strong"/>
          <w:rFonts w:ascii="Times New Roman" w:hAnsi="Times New Roman" w:cs="Times New Roman"/>
          <w:color w:val="00B050"/>
          <w:sz w:val="40"/>
          <w:szCs w:val="40"/>
        </w:rPr>
        <w:t>51 sakti pithas:-</w:t>
      </w:r>
    </w:p>
    <w:p w:rsidR="00527DDB" w:rsidRDefault="00527DDB" w:rsidP="00527DDB">
      <w:pPr>
        <w:pStyle w:val="ListParagraph"/>
        <w:rPr>
          <w:rStyle w:val="Strong"/>
          <w:rFonts w:ascii="Times New Roman" w:hAnsi="Times New Roman" w:cs="Times New Roman"/>
          <w:color w:val="00B050"/>
          <w:sz w:val="36"/>
          <w:szCs w:val="36"/>
        </w:rPr>
      </w:pPr>
    </w:p>
    <w:p w:rsidR="00527DDB" w:rsidRPr="003E4DEB" w:rsidRDefault="00527DDB" w:rsidP="00527DDB">
      <w:pPr>
        <w:pStyle w:val="ListParagraph"/>
        <w:rPr>
          <w:rStyle w:val="Strong"/>
          <w:rFonts w:ascii="Times New Roman" w:hAnsi="Times New Roman" w:cs="Times New Roman"/>
          <w:color w:val="00B050"/>
          <w:sz w:val="36"/>
          <w:szCs w:val="36"/>
        </w:rPr>
      </w:pPr>
    </w:p>
    <w:p w:rsidR="009A4FCE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किरीट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0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26.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उज्जयिनी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कात्यायनी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1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27.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मणिवेदिका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करवीर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2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28.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प्रयाग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श्री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पर्वत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3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29.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विरजाक्षेत्रा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,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उत्कल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विशालाक्षी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4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30.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कांची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गोदावरी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तट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5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31.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कालमाध्व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शुचीन्द्रम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6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32.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शोण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पंच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सागर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7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33.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कामाख्या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ज्वालामुखी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8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34.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जयन्ती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भैरव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पर्वत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9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35.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मगध्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अट्टहास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10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36.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त्रिस्तोता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जनस्थान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r w:rsidRPr="003E4DEB">
        <w:rPr>
          <w:rStyle w:val="Strong"/>
          <w:rFonts w:ascii="Times New Roman" w:hAnsi="Times New Roman" w:cs="Times New Roman"/>
          <w:color w:val="CF0000"/>
        </w:rPr>
        <w:tab/>
      </w:r>
      <w:ins w:id="11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37.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त्रिपुरी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सुन्दरी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शक्तित्रिपुरी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कश्मीर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या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अमरनाथ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  <w:t xml:space="preserve">      </w:t>
      </w:r>
      <w:r w:rsidR="003E4DEB">
        <w:rPr>
          <w:rStyle w:val="Strong"/>
          <w:rFonts w:ascii="Times New Roman" w:hAnsi="Times New Roman" w:cs="Times New Roman"/>
          <w:color w:val="CF0000"/>
        </w:rPr>
        <w:t xml:space="preserve">       </w:t>
      </w:r>
      <w:ins w:id="12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38.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विभाष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नन्दीपुर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  <w:t xml:space="preserve">      </w:t>
      </w:r>
      <w:r w:rsidR="003E4DEB">
        <w:rPr>
          <w:rStyle w:val="Strong"/>
          <w:rFonts w:ascii="Times New Roman" w:hAnsi="Times New Roman" w:cs="Times New Roman"/>
          <w:color w:val="CF0000"/>
        </w:rPr>
        <w:t xml:space="preserve">       </w:t>
      </w:r>
      <w:ins w:id="13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39.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देवीकूप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पीठ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कुरुक्षेत्र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श्री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शैल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  <w:t xml:space="preserve">            </w:t>
      </w:r>
      <w:r w:rsidR="003E4DEB">
        <w:rPr>
          <w:rStyle w:val="Strong"/>
          <w:rFonts w:ascii="Times New Roman" w:hAnsi="Times New Roman" w:cs="Times New Roman"/>
          <w:color w:val="CF0000"/>
        </w:rPr>
        <w:t xml:space="preserve">             </w:t>
      </w:r>
      <w:ins w:id="14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40.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युगाद्या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,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क्षीरग्राम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नलहटी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15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41.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विराट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r w:rsidR="00527DDB" w:rsidRPr="003E4DEB">
          <w:rPr>
            <w:rStyle w:val="Strong"/>
            <w:rFonts w:ascii="Times New Roman" w:hAnsi="Mangal" w:cs="Times New Roman"/>
            <w:color w:val="CF0000"/>
          </w:rPr>
          <w:t>का</w:t>
        </w:r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अम्बिका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मिथिला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16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42.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कालीघाट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रत्नावली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17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43.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मानस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अम्बाजी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18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44.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लंका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जालंध्र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3E4DEB">
        <w:rPr>
          <w:rStyle w:val="Strong"/>
          <w:rFonts w:ascii="Times New Roman" w:hAnsi="Times New Roman" w:cs="Times New Roman"/>
          <w:color w:val="CF0000"/>
        </w:rPr>
        <w:tab/>
      </w:r>
      <w:r w:rsidR="003E4DEB">
        <w:rPr>
          <w:rStyle w:val="Strong"/>
          <w:rFonts w:ascii="Times New Roman" w:hAnsi="Times New Roman" w:cs="Times New Roman"/>
          <w:color w:val="CF0000"/>
        </w:rPr>
        <w:tab/>
      </w:r>
      <w:r w:rsidR="003E4DEB">
        <w:rPr>
          <w:rStyle w:val="Strong"/>
          <w:rFonts w:ascii="Times New Roman" w:hAnsi="Times New Roman" w:cs="Times New Roman"/>
          <w:color w:val="CF0000"/>
        </w:rPr>
        <w:tab/>
      </w:r>
      <w:r w:rsidR="003E4DEB">
        <w:rPr>
          <w:rStyle w:val="Strong"/>
          <w:rFonts w:ascii="Times New Roman" w:hAnsi="Times New Roman" w:cs="Times New Roman"/>
          <w:color w:val="CF0000"/>
        </w:rPr>
        <w:tab/>
      </w:r>
      <w:r w:rsidR="003E4DEB">
        <w:rPr>
          <w:rStyle w:val="Strong"/>
          <w:rFonts w:ascii="Times New Roman" w:hAnsi="Times New Roman" w:cs="Times New Roman"/>
          <w:color w:val="CF0000"/>
        </w:rPr>
        <w:tab/>
      </w:r>
      <w:ins w:id="19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45.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गण्डकी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रामागरि</w:t>
      </w:r>
      <w:proofErr w:type="spellEnd"/>
      <w:r w:rsidRPr="003E4DEB">
        <w:rPr>
          <w:rStyle w:val="Strong"/>
          <w:rFonts w:ascii="Times New Roman" w:hAnsi="Times New Roman" w:cs="Times New Roman"/>
          <w:color w:val="CF0000"/>
        </w:rPr>
        <w:t xml:space="preserve"> </w:t>
      </w:r>
      <w:proofErr w:type="spellStart"/>
      <w:r w:rsidRPr="003E4DEB">
        <w:rPr>
          <w:rStyle w:val="Strong"/>
          <w:rFonts w:ascii="Times New Roman" w:hAnsi="Mangal" w:cs="Times New Roman"/>
          <w:color w:val="CF0000"/>
        </w:rPr>
        <w:t>शक्तिपीठ</w:t>
      </w:r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20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46.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गुह्येश्वरी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FF0000"/>
        </w:rPr>
      </w:pPr>
      <w:proofErr w:type="spellStart"/>
      <w:ins w:id="21" w:author="Unknown">
        <w:r w:rsidRPr="003E4DEB">
          <w:rPr>
            <w:rStyle w:val="Strong"/>
            <w:rFonts w:ascii="Times New Roman" w:hAnsi="Mangal" w:cs="Times New Roman"/>
            <w:color w:val="FF0000"/>
          </w:rPr>
          <w:t>वैद्यनाथ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ins w:id="22" w:author="Unknown"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47.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हिंगलाज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FF0000"/>
        </w:rPr>
      </w:pPr>
      <w:proofErr w:type="spellStart"/>
      <w:ins w:id="23" w:author="Unknown">
        <w:r w:rsidRPr="003E4DEB">
          <w:rPr>
            <w:rStyle w:val="Strong"/>
            <w:rFonts w:ascii="Times New Roman" w:hAnsi="Mangal" w:cs="Times New Roman"/>
            <w:color w:val="FF0000"/>
          </w:rPr>
          <w:t>वक्त्रोश्वर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ins w:id="24" w:author="Unknown"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48.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सुगंध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FF0000"/>
        </w:rPr>
      </w:pPr>
      <w:proofErr w:type="spellStart"/>
      <w:ins w:id="25" w:author="Unknown">
        <w:r w:rsidRPr="003E4DEB">
          <w:rPr>
            <w:rStyle w:val="Strong"/>
            <w:rFonts w:ascii="Times New Roman" w:hAnsi="Mangal" w:cs="Times New Roman"/>
            <w:color w:val="FF0000"/>
          </w:rPr>
          <w:t>कण्यकाश्रम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FF0000"/>
          </w:rPr>
          <w:t>कन्याकुमारी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ins w:id="26" w:author="Unknown"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49.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करतोयाघाट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</w:p>
    <w:p w:rsidR="00D71104" w:rsidRPr="003E4DEB" w:rsidRDefault="00D71104" w:rsidP="00D7110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color w:val="CF0000"/>
        </w:rPr>
      </w:pPr>
      <w:proofErr w:type="spellStart"/>
      <w:ins w:id="27" w:author="Unknown">
        <w:r w:rsidRPr="003E4DEB">
          <w:rPr>
            <w:rStyle w:val="Strong"/>
            <w:rFonts w:ascii="Times New Roman" w:hAnsi="Mangal" w:cs="Times New Roman"/>
            <w:color w:val="FF0000"/>
          </w:rPr>
          <w:t>बहुला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F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FF0000"/>
          </w:rPr>
          <w:t>शक्तिपीठ</w:t>
        </w:r>
      </w:ins>
      <w:proofErr w:type="spellEnd"/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F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r w:rsidR="00527DDB" w:rsidRPr="003E4DEB">
        <w:rPr>
          <w:rStyle w:val="Strong"/>
          <w:rFonts w:ascii="Times New Roman" w:hAnsi="Times New Roman" w:cs="Times New Roman"/>
          <w:color w:val="CF0000"/>
        </w:rPr>
        <w:tab/>
      </w:r>
      <w:ins w:id="28" w:author="Unknown"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50.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चट्टल</w:t>
        </w:r>
        <w:proofErr w:type="spellEnd"/>
        <w:r w:rsidR="00527DDB"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="00527DDB"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p w:rsidR="00D71104" w:rsidRPr="003E4DEB" w:rsidRDefault="00527DDB" w:rsidP="00527DDB">
      <w:pPr>
        <w:pStyle w:val="ListParagraph"/>
        <w:ind w:left="5760"/>
        <w:rPr>
          <w:rFonts w:ascii="Times New Roman" w:hAnsi="Times New Roman" w:cs="Times New Roman"/>
        </w:rPr>
      </w:pPr>
      <w:ins w:id="29" w:author="Unknown"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51.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यशोर</w:t>
        </w:r>
        <w:proofErr w:type="spellEnd"/>
        <w:r w:rsidRPr="003E4DEB">
          <w:rPr>
            <w:rStyle w:val="Strong"/>
            <w:rFonts w:ascii="Times New Roman" w:hAnsi="Times New Roman" w:cs="Times New Roman"/>
            <w:color w:val="CF0000"/>
          </w:rPr>
          <w:t xml:space="preserve"> </w:t>
        </w:r>
        <w:proofErr w:type="spellStart"/>
        <w:r w:rsidRPr="003E4DEB">
          <w:rPr>
            <w:rStyle w:val="Strong"/>
            <w:rFonts w:ascii="Times New Roman" w:hAnsi="Mangal" w:cs="Times New Roman"/>
            <w:color w:val="CF0000"/>
          </w:rPr>
          <w:t>शक्तिपीठ</w:t>
        </w:r>
      </w:ins>
      <w:proofErr w:type="spellEnd"/>
    </w:p>
    <w:sectPr w:rsidR="00D71104" w:rsidRPr="003E4DEB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8B0341"/>
    <w:multiLevelType w:val="hybridMultilevel"/>
    <w:tmpl w:val="B1E4F93E"/>
    <w:lvl w:ilvl="0" w:tplc="B1C428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37D45"/>
    <w:multiLevelType w:val="hybridMultilevel"/>
    <w:tmpl w:val="3B967A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71104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E4DEB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27DDB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04155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104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0C4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1104"/>
    <w:rPr>
      <w:b/>
      <w:bCs/>
    </w:rPr>
  </w:style>
  <w:style w:type="paragraph" w:styleId="ListParagraph">
    <w:name w:val="List Paragraph"/>
    <w:basedOn w:val="Normal"/>
    <w:uiPriority w:val="34"/>
    <w:qFormat/>
    <w:rsid w:val="00D711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2016-07-24T06:54:00Z</dcterms:created>
  <dcterms:modified xsi:type="dcterms:W3CDTF">2016-07-24T17:00:00Z</dcterms:modified>
</cp:coreProperties>
</file>