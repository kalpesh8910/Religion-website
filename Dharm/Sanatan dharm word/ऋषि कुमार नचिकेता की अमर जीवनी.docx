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CE" w:rsidRPr="00FB549C" w:rsidRDefault="00365C7C" w:rsidP="00365C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36"/>
          <w:szCs w:val="36"/>
        </w:rPr>
      </w:pPr>
      <w:ins w:id="0" w:author="Unknown">
        <w:r w:rsidRPr="00FB549C">
          <w:rPr>
            <w:rFonts w:ascii="Mangal" w:eastAsia="Times New Roman" w:hAnsi="Mangal" w:cs="Times New Roman"/>
            <w:b/>
            <w:bCs/>
            <w:color w:val="FF0000"/>
            <w:sz w:val="36"/>
            <w:szCs w:val="36"/>
            <w:bdr w:val="none" w:sz="0" w:space="0" w:color="auto" w:frame="1"/>
          </w:rPr>
          <w:t>ऋषि</w:t>
        </w:r>
        <w:r w:rsidRPr="00FB549C">
          <w:rPr>
            <w:rFonts w:ascii="Times New Roman" w:eastAsia="Times New Roman" w:hAnsi="Times New Roman" w:cs="Times New Roman"/>
            <w:b/>
            <w:bCs/>
            <w:color w:val="FF0000"/>
            <w:sz w:val="36"/>
            <w:szCs w:val="36"/>
            <w:bdr w:val="none" w:sz="0" w:space="0" w:color="auto" w:frame="1"/>
          </w:rPr>
          <w:t xml:space="preserve"> </w:t>
        </w:r>
        <w:proofErr w:type="spellStart"/>
        <w:r w:rsidRPr="00FB549C">
          <w:rPr>
            <w:rFonts w:ascii="Mangal" w:eastAsia="Times New Roman" w:hAnsi="Mangal" w:cs="Times New Roman"/>
            <w:b/>
            <w:bCs/>
            <w:color w:val="FF0000"/>
            <w:sz w:val="36"/>
            <w:szCs w:val="36"/>
            <w:bdr w:val="none" w:sz="0" w:space="0" w:color="auto" w:frame="1"/>
          </w:rPr>
          <w:t>कुमार</w:t>
        </w:r>
        <w:proofErr w:type="spellEnd"/>
        <w:r w:rsidRPr="00FB549C">
          <w:rPr>
            <w:rFonts w:ascii="Times New Roman" w:eastAsia="Times New Roman" w:hAnsi="Times New Roman" w:cs="Times New Roman"/>
            <w:b/>
            <w:bCs/>
            <w:color w:val="FF0000"/>
            <w:sz w:val="36"/>
            <w:szCs w:val="36"/>
            <w:bdr w:val="none" w:sz="0" w:space="0" w:color="auto" w:frame="1"/>
          </w:rPr>
          <w:t xml:space="preserve"> </w:t>
        </w:r>
        <w:proofErr w:type="spellStart"/>
        <w:r w:rsidRPr="00FB549C">
          <w:rPr>
            <w:rFonts w:ascii="Mangal" w:eastAsia="Times New Roman" w:hAnsi="Mangal" w:cs="Times New Roman"/>
            <w:b/>
            <w:bCs/>
            <w:color w:val="FF0000"/>
            <w:sz w:val="36"/>
            <w:szCs w:val="36"/>
            <w:bdr w:val="none" w:sz="0" w:space="0" w:color="auto" w:frame="1"/>
          </w:rPr>
          <w:t>नचिकेता</w:t>
        </w:r>
        <w:proofErr w:type="spellEnd"/>
        <w:r w:rsidRPr="00FB549C">
          <w:rPr>
            <w:rFonts w:ascii="Times New Roman" w:eastAsia="Times New Roman" w:hAnsi="Times New Roman" w:cs="Times New Roman"/>
            <w:b/>
            <w:bCs/>
            <w:color w:val="FF0000"/>
            <w:sz w:val="36"/>
            <w:szCs w:val="36"/>
            <w:bdr w:val="none" w:sz="0" w:space="0" w:color="auto" w:frame="1"/>
          </w:rPr>
          <w:t xml:space="preserve"> </w:t>
        </w:r>
        <w:r w:rsidRPr="00FB549C">
          <w:rPr>
            <w:rFonts w:ascii="Mangal" w:eastAsia="Times New Roman" w:hAnsi="Mangal" w:cs="Times New Roman"/>
            <w:b/>
            <w:bCs/>
            <w:color w:val="FF0000"/>
            <w:sz w:val="36"/>
            <w:szCs w:val="36"/>
            <w:bdr w:val="none" w:sz="0" w:space="0" w:color="auto" w:frame="1"/>
          </w:rPr>
          <w:t>की</w:t>
        </w:r>
        <w:r w:rsidRPr="00FB549C">
          <w:rPr>
            <w:rFonts w:ascii="Times New Roman" w:eastAsia="Times New Roman" w:hAnsi="Times New Roman" w:cs="Times New Roman"/>
            <w:b/>
            <w:bCs/>
            <w:color w:val="FF0000"/>
            <w:sz w:val="36"/>
            <w:szCs w:val="36"/>
            <w:bdr w:val="none" w:sz="0" w:space="0" w:color="auto" w:frame="1"/>
          </w:rPr>
          <w:t xml:space="preserve"> </w:t>
        </w:r>
        <w:proofErr w:type="spellStart"/>
        <w:r w:rsidRPr="00FB549C">
          <w:rPr>
            <w:rFonts w:ascii="Mangal" w:eastAsia="Times New Roman" w:hAnsi="Mangal" w:cs="Times New Roman"/>
            <w:b/>
            <w:bCs/>
            <w:color w:val="FF0000"/>
            <w:sz w:val="36"/>
            <w:szCs w:val="36"/>
            <w:bdr w:val="none" w:sz="0" w:space="0" w:color="auto" w:frame="1"/>
          </w:rPr>
          <w:t>अमर</w:t>
        </w:r>
        <w:proofErr w:type="spellEnd"/>
        <w:r w:rsidRPr="00FB549C">
          <w:rPr>
            <w:rFonts w:ascii="Times New Roman" w:eastAsia="Times New Roman" w:hAnsi="Times New Roman" w:cs="Times New Roman"/>
            <w:b/>
            <w:bCs/>
            <w:color w:val="FF0000"/>
            <w:sz w:val="36"/>
            <w:szCs w:val="36"/>
            <w:bdr w:val="none" w:sz="0" w:space="0" w:color="auto" w:frame="1"/>
          </w:rPr>
          <w:t xml:space="preserve"> </w:t>
        </w:r>
        <w:proofErr w:type="spellStart"/>
        <w:r w:rsidRPr="00FB549C">
          <w:rPr>
            <w:rFonts w:ascii="Mangal" w:eastAsia="Times New Roman" w:hAnsi="Mangal" w:cs="Times New Roman"/>
            <w:b/>
            <w:bCs/>
            <w:color w:val="FF0000"/>
            <w:sz w:val="36"/>
            <w:szCs w:val="36"/>
            <w:bdr w:val="none" w:sz="0" w:space="0" w:color="auto" w:frame="1"/>
          </w:rPr>
          <w:t>जीवनी</w:t>
        </w:r>
      </w:ins>
      <w:proofErr w:type="spellEnd"/>
      <w:r w:rsidRPr="00FB549C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bdr w:val="none" w:sz="0" w:space="0" w:color="auto" w:frame="1"/>
        </w:rPr>
        <w:t>:-</w:t>
      </w:r>
    </w:p>
    <w:p w:rsidR="00365C7C" w:rsidRPr="00FB549C" w:rsidRDefault="00365C7C" w:rsidP="00FB54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ins w:id="1" w:author="Unknown">
        <w:r w:rsidRPr="00FB549C">
          <w:rPr>
            <w:rFonts w:ascii="Mangal" w:eastAsia="Times New Roman" w:hAnsi="Mangal" w:cs="Mangal"/>
            <w:b/>
            <w:bCs/>
            <w:sz w:val="28"/>
            <w:szCs w:val="28"/>
          </w:rPr>
          <w:t>एक</w:t>
        </w:r>
        <w:proofErr w:type="spellEnd"/>
        <w:r w:rsidRPr="00FB549C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 </w:t>
        </w:r>
        <w:r w:rsidRPr="00FB549C">
          <w:rPr>
            <w:rFonts w:ascii="Mangal" w:eastAsia="Times New Roman" w:hAnsi="Mangal" w:cs="Mangal"/>
            <w:b/>
            <w:bCs/>
            <w:sz w:val="28"/>
            <w:szCs w:val="28"/>
          </w:rPr>
          <w:t>महर्षि</w:t>
        </w:r>
        <w:r w:rsidRPr="00FB549C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Pr="00FB549C">
          <w:rPr>
            <w:rFonts w:ascii="Mangal" w:eastAsia="Times New Roman" w:hAnsi="Mangal" w:cs="Mangal"/>
            <w:b/>
            <w:bCs/>
            <w:sz w:val="28"/>
            <w:szCs w:val="28"/>
          </w:rPr>
          <w:t>थे</w:t>
        </w:r>
        <w:proofErr w:type="spellEnd"/>
        <w:r w:rsidRPr="00FB549C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Pr="00FB549C">
          <w:rPr>
            <w:rFonts w:ascii="Mangal" w:eastAsia="Times New Roman" w:hAnsi="Mangal" w:cs="Mangal"/>
            <w:b/>
            <w:bCs/>
            <w:sz w:val="28"/>
            <w:szCs w:val="28"/>
          </w:rPr>
          <w:t>वाजश्रवा</w:t>
        </w:r>
        <w:proofErr w:type="spellEnd"/>
        <w:r w:rsidRPr="00FB549C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. </w:t>
        </w:r>
        <w:proofErr w:type="spellStart"/>
        <w:r w:rsidRPr="00FB549C">
          <w:rPr>
            <w:rFonts w:ascii="Mangal" w:eastAsia="Times New Roman" w:hAnsi="Mangal" w:cs="Mangal"/>
            <w:b/>
            <w:bCs/>
            <w:sz w:val="28"/>
            <w:szCs w:val="28"/>
          </w:rPr>
          <w:t>वे</w:t>
        </w:r>
        <w:proofErr w:type="spellEnd"/>
        <w:r w:rsidRPr="00FB549C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Pr="00FB549C">
          <w:rPr>
            <w:rFonts w:ascii="Mangal" w:eastAsia="Times New Roman" w:hAnsi="Mangal" w:cs="Mangal"/>
            <w:b/>
            <w:bCs/>
            <w:sz w:val="28"/>
            <w:szCs w:val="28"/>
          </w:rPr>
          <w:t>महान</w:t>
        </w:r>
        <w:proofErr w:type="spellEnd"/>
        <w:r w:rsidRPr="00FB549C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Pr="00FB549C">
          <w:rPr>
            <w:rFonts w:ascii="Mangal" w:eastAsia="Times New Roman" w:hAnsi="Mangal" w:cs="Mangal"/>
            <w:b/>
            <w:bCs/>
            <w:sz w:val="28"/>
            <w:szCs w:val="28"/>
          </w:rPr>
          <w:t>विद्वान</w:t>
        </w:r>
        <w:proofErr w:type="spellEnd"/>
        <w:r w:rsidRPr="00FB549C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 </w:t>
        </w:r>
        <w:r w:rsidRPr="00FB549C">
          <w:rPr>
            <w:rFonts w:ascii="Mangal" w:eastAsia="Times New Roman" w:hAnsi="Mangal" w:cs="Mangal"/>
            <w:b/>
            <w:bCs/>
            <w:sz w:val="28"/>
            <w:szCs w:val="28"/>
          </w:rPr>
          <w:t>और</w:t>
        </w:r>
        <w:r w:rsidRPr="00FB549C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Pr="00FB549C">
          <w:rPr>
            <w:rFonts w:ascii="Mangal" w:eastAsia="Times New Roman" w:hAnsi="Mangal" w:cs="Mangal"/>
            <w:b/>
            <w:bCs/>
            <w:sz w:val="28"/>
            <w:szCs w:val="28"/>
          </w:rPr>
          <w:t>चरित्रवान</w:t>
        </w:r>
        <w:proofErr w:type="spellEnd"/>
        <w:r w:rsidRPr="00FB549C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Pr="00FB549C">
          <w:rPr>
            <w:rFonts w:ascii="Mangal" w:eastAsia="Times New Roman" w:hAnsi="Mangal" w:cs="Mangal"/>
            <w:b/>
            <w:bCs/>
            <w:sz w:val="28"/>
            <w:szCs w:val="28"/>
          </w:rPr>
          <w:t>थे</w:t>
        </w:r>
        <w:proofErr w:type="spellEnd"/>
        <w:r w:rsidRPr="00FB549C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. </w:t>
        </w:r>
        <w:proofErr w:type="spellStart"/>
        <w:r w:rsidRPr="00FB549C">
          <w:rPr>
            <w:rFonts w:ascii="Mangal" w:eastAsia="Times New Roman" w:hAnsi="Mangal" w:cs="Mangal"/>
            <w:b/>
            <w:bCs/>
            <w:sz w:val="28"/>
            <w:szCs w:val="28"/>
          </w:rPr>
          <w:t>नचिकेता</w:t>
        </w:r>
        <w:proofErr w:type="spellEnd"/>
        <w:r w:rsidRPr="00FB549C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 </w:t>
        </w:r>
        <w:r w:rsidRPr="00FB549C">
          <w:rPr>
            <w:rFonts w:ascii="Mangal" w:eastAsia="Times New Roman" w:hAnsi="Mangal" w:cs="Mangal"/>
            <w:b/>
            <w:bCs/>
            <w:sz w:val="28"/>
            <w:szCs w:val="28"/>
          </w:rPr>
          <w:t>उनके</w:t>
        </w:r>
        <w:r w:rsidRPr="00FB549C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 </w:t>
        </w:r>
        <w:r w:rsidRPr="00FB549C">
          <w:rPr>
            <w:rFonts w:ascii="Mangal" w:eastAsia="Times New Roman" w:hAnsi="Mangal" w:cs="Mangal"/>
            <w:b/>
            <w:bCs/>
            <w:sz w:val="28"/>
            <w:szCs w:val="28"/>
          </w:rPr>
          <w:t>पुत्र</w:t>
        </w:r>
        <w:r w:rsidRPr="00FB549C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Pr="00FB549C">
          <w:rPr>
            <w:rFonts w:ascii="Mangal" w:eastAsia="Times New Roman" w:hAnsi="Mangal" w:cs="Mangal"/>
            <w:b/>
            <w:bCs/>
            <w:sz w:val="28"/>
            <w:szCs w:val="28"/>
          </w:rPr>
          <w:t>थे</w:t>
        </w:r>
        <w:proofErr w:type="spellEnd"/>
        <w:r w:rsidRPr="00FB549C">
          <w:rPr>
            <w:rFonts w:ascii="Times New Roman" w:eastAsia="Times New Roman" w:hAnsi="Times New Roman" w:cs="Times New Roman"/>
            <w:b/>
            <w:bCs/>
            <w:sz w:val="28"/>
            <w:szCs w:val="28"/>
          </w:rPr>
          <w:t>.</w:t>
        </w:r>
      </w:ins>
    </w:p>
    <w:sectPr w:rsidR="00365C7C" w:rsidRPr="00FB549C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34F5C"/>
    <w:multiLevelType w:val="hybridMultilevel"/>
    <w:tmpl w:val="AA700F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2E4ACA"/>
    <w:multiLevelType w:val="hybridMultilevel"/>
    <w:tmpl w:val="E0B890A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65C7C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0A8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65C7C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57C6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67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2ED4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C208C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1B2D"/>
    <w:rsid w:val="006428E9"/>
    <w:rsid w:val="00646028"/>
    <w:rsid w:val="0064665F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4923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6DFB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482B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03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3DDE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11ED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2A88"/>
    <w:rsid w:val="009C494B"/>
    <w:rsid w:val="009C7D44"/>
    <w:rsid w:val="009D03CC"/>
    <w:rsid w:val="009D20E8"/>
    <w:rsid w:val="009D411A"/>
    <w:rsid w:val="009D5D06"/>
    <w:rsid w:val="009D695C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9C0"/>
    <w:rsid w:val="00A27CCA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6D69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05F4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97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651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0CA6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49C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5C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2016-07-24T07:18:00Z</dcterms:created>
  <dcterms:modified xsi:type="dcterms:W3CDTF">2016-07-24T17:08:00Z</dcterms:modified>
</cp:coreProperties>
</file>