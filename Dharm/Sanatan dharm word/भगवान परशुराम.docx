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C7662A" w:rsidRDefault="00C7662A" w:rsidP="00C766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36"/>
          <w:szCs w:val="36"/>
        </w:rPr>
      </w:pPr>
      <w:r w:rsidRPr="00C7662A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भगवान</w:t>
      </w:r>
      <w:r w:rsidRPr="00C7662A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C7662A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परशुराम</w:t>
      </w:r>
      <w:r w:rsidRPr="00C7662A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>:-</w:t>
      </w:r>
    </w:p>
    <w:p w:rsidR="00C7662A" w:rsidRPr="00E92EDE" w:rsidRDefault="00C7662A" w:rsidP="00E92ED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ins w:id="0" w:author="Unknown">
        <w:r w:rsidRPr="00E92EDE">
          <w:rPr>
            <w:rFonts w:ascii="Mangal" w:eastAsia="Times New Roman" w:hAnsi="Mangal" w:cs="Times New Roman"/>
            <w:sz w:val="28"/>
            <w:szCs w:val="28"/>
          </w:rPr>
          <w:t>महर्षि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भृगु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के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पुत्र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ऋचिक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का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विवाह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राजा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गाधि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की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पुत्री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सत्यवती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से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हुआ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था</w:t>
        </w:r>
        <w:proofErr w:type="spellEnd"/>
        <w:r w:rsidRPr="00E92EDE">
          <w:rPr>
            <w:rFonts w:ascii="Mangal" w:eastAsia="Times New Roman" w:hAnsi="Mangal" w:cs="Times New Roman"/>
            <w:sz w:val="28"/>
            <w:szCs w:val="28"/>
          </w:rPr>
          <w:t>।</w:t>
        </w:r>
      </w:ins>
    </w:p>
    <w:p w:rsidR="00C7662A" w:rsidRPr="00E92EDE" w:rsidRDefault="00C7662A" w:rsidP="00E92ED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ins w:id="1" w:author="Unknown">
        <w:r w:rsidRPr="00E92EDE">
          <w:rPr>
            <w:rFonts w:ascii="Mangal" w:eastAsia="Times New Roman" w:hAnsi="Mangal" w:cs="Times New Roman"/>
            <w:sz w:val="28"/>
            <w:szCs w:val="28"/>
          </w:rPr>
          <w:t>विवाह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के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बाद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सत्यवती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ने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अपने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ससुर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महर्षि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भृगु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से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अपने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व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अपनी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माता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के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लिए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पुत्र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की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याचना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की।</w:t>
        </w:r>
      </w:ins>
    </w:p>
    <w:p w:rsidR="00C7662A" w:rsidRPr="00E92EDE" w:rsidRDefault="00C7662A" w:rsidP="00E92ED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ins w:id="2" w:author="Unknown"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कुछ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समय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बाद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जमदग्रि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मुनि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ने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सत्यवती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के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गर्भ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से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जन्म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लिया</w:t>
        </w:r>
        <w:proofErr w:type="spellEnd"/>
        <w:r w:rsidRPr="00E92EDE">
          <w:rPr>
            <w:rFonts w:ascii="Mangal" w:eastAsia="Times New Roman" w:hAnsi="Mangal" w:cs="Times New Roman"/>
            <w:sz w:val="28"/>
            <w:szCs w:val="28"/>
          </w:rPr>
          <w:t>।</w:t>
        </w:r>
      </w:ins>
    </w:p>
    <w:p w:rsidR="00C7662A" w:rsidRPr="00E92EDE" w:rsidRDefault="00C7662A" w:rsidP="00E92ED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ins w:id="3" w:author="Unknown">
        <w:r w:rsidRPr="00E92EDE">
          <w:rPr>
            <w:rFonts w:ascii="Mangal" w:eastAsia="Times New Roman" w:hAnsi="Mangal" w:cs="Times New Roman"/>
            <w:sz w:val="28"/>
            <w:szCs w:val="28"/>
          </w:rPr>
          <w:t>इनका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विवाह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रेणुका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से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हुआ</w:t>
        </w:r>
        <w:proofErr w:type="spellEnd"/>
        <w:r w:rsidRPr="00E92EDE">
          <w:rPr>
            <w:rFonts w:ascii="Mangal" w:eastAsia="Times New Roman" w:hAnsi="Mangal" w:cs="Times New Roman"/>
            <w:sz w:val="28"/>
            <w:szCs w:val="28"/>
          </w:rPr>
          <w:t>।</w:t>
        </w:r>
      </w:ins>
    </w:p>
    <w:p w:rsidR="00C7662A" w:rsidRPr="00E92EDE" w:rsidRDefault="00C7662A" w:rsidP="00E92E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ins w:id="4" w:author="Unknown">
        <w:r w:rsidRPr="00E92EDE">
          <w:rPr>
            <w:rFonts w:ascii="Mangal" w:eastAsia="Times New Roman" w:hAnsi="Mangal" w:cs="Times New Roman"/>
            <w:sz w:val="28"/>
            <w:szCs w:val="28"/>
          </w:rPr>
          <w:t>ऋषि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जमदग्रि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और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रेणुका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के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चार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पुत्र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थे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जिनमें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से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परशुराम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सबसे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छोटे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थे</w:t>
        </w:r>
        <w:proofErr w:type="spellEnd"/>
        <w:r w:rsidRPr="00E92EDE">
          <w:rPr>
            <w:rFonts w:ascii="Mangal" w:eastAsia="Times New Roman" w:hAnsi="Mangal" w:cs="Times New Roman"/>
            <w:sz w:val="28"/>
            <w:szCs w:val="28"/>
          </w:rPr>
          <w:t>।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ins>
    </w:p>
    <w:p w:rsidR="00C7662A" w:rsidRPr="00E92EDE" w:rsidRDefault="00C7662A" w:rsidP="00E92E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ins w:id="5" w:author="Unknown">
        <w:r w:rsidRPr="00E92EDE">
          <w:rPr>
            <w:rFonts w:ascii="Mangal" w:eastAsia="Times New Roman" w:hAnsi="Mangal" w:cs="Times New Roman"/>
            <w:sz w:val="28"/>
            <w:szCs w:val="28"/>
          </w:rPr>
          <w:t>भगवान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परशुराम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के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तीन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बड़े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भाई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थे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जिनके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नाम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क्रमश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: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रुक्मवान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सुषेणवसु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और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विश्वावसु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था</w:t>
        </w:r>
        <w:proofErr w:type="spellEnd"/>
        <w:r w:rsidRPr="00E92EDE">
          <w:rPr>
            <w:rFonts w:ascii="Mangal" w:eastAsia="Times New Roman" w:hAnsi="Mangal" w:cs="Times New Roman"/>
            <w:sz w:val="28"/>
            <w:szCs w:val="28"/>
          </w:rPr>
          <w:t>।</w:t>
        </w:r>
      </w:ins>
    </w:p>
    <w:p w:rsidR="00C7662A" w:rsidRDefault="00C7662A" w:rsidP="00C7662A">
      <w:pPr>
        <w:pStyle w:val="ListParagraph"/>
        <w:spacing w:before="100" w:beforeAutospacing="1" w:after="100" w:afterAutospacing="1" w:line="240" w:lineRule="auto"/>
        <w:ind w:left="1440"/>
        <w:rPr>
          <w:rFonts w:ascii="Mangal" w:eastAsia="Times New Roman" w:hAnsi="Mangal" w:cs="Mangal"/>
          <w:sz w:val="24"/>
          <w:szCs w:val="24"/>
        </w:rPr>
      </w:pPr>
    </w:p>
    <w:p w:rsidR="00C7662A" w:rsidRDefault="00C7662A" w:rsidP="00C7662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00C7662A">
        <w:rPr>
          <w:rFonts w:ascii="Times New Roman" w:eastAsia="Times New Roman" w:hAnsi="Times New Roman" w:cs="Times New Roman"/>
          <w:color w:val="FF0000"/>
          <w:sz w:val="36"/>
          <w:szCs w:val="36"/>
        </w:rPr>
        <w:t>Amar</w:t>
      </w:r>
      <w:r>
        <w:rPr>
          <w:rFonts w:ascii="Times New Roman" w:eastAsia="Times New Roman" w:hAnsi="Times New Roman" w:cs="Times New Roman"/>
          <w:color w:val="FF0000"/>
          <w:sz w:val="36"/>
          <w:szCs w:val="36"/>
        </w:rPr>
        <w:t xml:space="preserve"> person</w:t>
      </w:r>
      <w:r w:rsidRPr="00C7662A">
        <w:rPr>
          <w:rFonts w:ascii="Times New Roman" w:eastAsia="Times New Roman" w:hAnsi="Times New Roman" w:cs="Times New Roman"/>
          <w:color w:val="FF0000"/>
          <w:sz w:val="36"/>
          <w:szCs w:val="36"/>
        </w:rPr>
        <w:t>:-</w:t>
      </w:r>
    </w:p>
    <w:p w:rsidR="00E92EDE" w:rsidRPr="00C7662A" w:rsidRDefault="00E92EDE" w:rsidP="00E92ED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6"/>
          <w:szCs w:val="36"/>
        </w:rPr>
      </w:pPr>
    </w:p>
    <w:p w:rsidR="00C7662A" w:rsidRPr="00E92EDE" w:rsidRDefault="00C7662A" w:rsidP="00E92ED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ins w:id="6" w:author="Unknown"/>
          <w:rFonts w:ascii="Times New Roman" w:eastAsia="Times New Roman" w:hAnsi="Times New Roman" w:cs="Times New Roman"/>
          <w:sz w:val="28"/>
          <w:szCs w:val="28"/>
        </w:rPr>
      </w:pPr>
      <w:proofErr w:type="spellStart"/>
      <w:ins w:id="7" w:author="Unknown">
        <w:r w:rsidRPr="00E92EDE">
          <w:rPr>
            <w:rFonts w:ascii="Mangal" w:eastAsia="Times New Roman" w:hAnsi="Mangal" w:cs="Times New Roman"/>
            <w:sz w:val="28"/>
            <w:szCs w:val="28"/>
          </w:rPr>
          <w:t>अश्वत्थामा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राजा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बलि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महर्षि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वेदव्यास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हनुमान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विभीषण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कृपाचार्य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भगवान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परशुराम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तथा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ऋषि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मार्कण्डेय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अमर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हैं</w:t>
        </w:r>
        <w:proofErr w:type="spellEnd"/>
        <w:r w:rsidRPr="00E92EDE">
          <w:rPr>
            <w:rFonts w:ascii="Mangal" w:eastAsia="Times New Roman" w:hAnsi="Mangal" w:cs="Times New Roman"/>
            <w:sz w:val="28"/>
            <w:szCs w:val="28"/>
          </w:rPr>
          <w:t>।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ऐसी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मान्यता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है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कि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भगवान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92EDE">
          <w:rPr>
            <w:rFonts w:ascii="Mangal" w:eastAsia="Times New Roman" w:hAnsi="Mangal" w:cs="Times New Roman"/>
            <w:sz w:val="28"/>
            <w:szCs w:val="28"/>
          </w:rPr>
          <w:t>परशुराम</w:t>
        </w:r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वर्तमान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समय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में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भी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कहीं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तपस्या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में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लीन</w:t>
        </w:r>
        <w:proofErr w:type="spellEnd"/>
        <w:r w:rsidRPr="00E92EDE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92EDE">
          <w:rPr>
            <w:rFonts w:ascii="Mangal" w:eastAsia="Times New Roman" w:hAnsi="Mangal" w:cs="Times New Roman"/>
            <w:sz w:val="28"/>
            <w:szCs w:val="28"/>
          </w:rPr>
          <w:t>हैं</w:t>
        </w:r>
        <w:proofErr w:type="spellEnd"/>
        <w:r w:rsidRPr="00E92EDE">
          <w:rPr>
            <w:rFonts w:ascii="Mangal" w:eastAsia="Times New Roman" w:hAnsi="Mangal" w:cs="Times New Roman"/>
            <w:sz w:val="28"/>
            <w:szCs w:val="28"/>
          </w:rPr>
          <w:t>।</w:t>
        </w:r>
      </w:ins>
    </w:p>
    <w:p w:rsidR="00C7662A" w:rsidRPr="00C7662A" w:rsidRDefault="00C7662A" w:rsidP="00C7662A">
      <w:pPr>
        <w:pStyle w:val="ListParagraph"/>
        <w:spacing w:before="100" w:beforeAutospacing="1" w:after="100" w:afterAutospacing="1" w:line="240" w:lineRule="auto"/>
        <w:ind w:left="1440"/>
        <w:rPr>
          <w:ins w:id="8" w:author="Unknown"/>
          <w:rFonts w:ascii="Times New Roman" w:eastAsia="Times New Roman" w:hAnsi="Times New Roman" w:cs="Times New Roman"/>
          <w:sz w:val="24"/>
          <w:szCs w:val="24"/>
        </w:rPr>
      </w:pPr>
    </w:p>
    <w:p w:rsidR="00C7662A" w:rsidRPr="00C7662A" w:rsidRDefault="00C7662A" w:rsidP="00C7662A">
      <w:pPr>
        <w:pStyle w:val="ListParagraph"/>
        <w:ind w:left="1440"/>
        <w:rPr>
          <w:rFonts w:ascii="Times New Roman" w:hAnsi="Times New Roman" w:cs="Times New Roman"/>
          <w:color w:val="FF0000"/>
          <w:sz w:val="36"/>
          <w:szCs w:val="36"/>
        </w:rPr>
      </w:pPr>
    </w:p>
    <w:sectPr w:rsidR="00C7662A" w:rsidRPr="00C7662A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55769"/>
    <w:multiLevelType w:val="hybridMultilevel"/>
    <w:tmpl w:val="5B22B4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36732AD"/>
    <w:multiLevelType w:val="hybridMultilevel"/>
    <w:tmpl w:val="78026D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A5791E"/>
    <w:multiLevelType w:val="hybridMultilevel"/>
    <w:tmpl w:val="8FDA418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7662A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097B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210D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A4EF2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01B4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6E0F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88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2ED4"/>
    <w:rsid w:val="00523B3E"/>
    <w:rsid w:val="0052605C"/>
    <w:rsid w:val="00530CB3"/>
    <w:rsid w:val="00531BB0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C208C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3DDE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D695C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CCA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7662A"/>
    <w:rsid w:val="00C8221E"/>
    <w:rsid w:val="00C86D69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05F4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651"/>
    <w:rsid w:val="00DE373D"/>
    <w:rsid w:val="00DE3833"/>
    <w:rsid w:val="00DE45CD"/>
    <w:rsid w:val="00DE564C"/>
    <w:rsid w:val="00DE61B8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2EDE"/>
    <w:rsid w:val="00E93971"/>
    <w:rsid w:val="00E93C9D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332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66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2016-07-24T10:23:00Z</dcterms:created>
  <dcterms:modified xsi:type="dcterms:W3CDTF">2016-07-24T17:24:00Z</dcterms:modified>
</cp:coreProperties>
</file>