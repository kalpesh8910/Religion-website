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Default="00AF5684" w:rsidP="00AF568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ins w:id="0" w:author="Unknown">
        <w:r w:rsidRPr="00AF5684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</w:rPr>
          <w:t>नागो</w:t>
        </w:r>
        <w:r w:rsidRPr="00AF5684">
          <w:rPr>
            <w:rFonts w:ascii="Times New Roman" w:eastAsia="Times New Roman" w:hAnsi="Times New Roman" w:cs="Times New Roman"/>
            <w:b/>
            <w:bCs/>
            <w:color w:val="FF0000"/>
            <w:sz w:val="36"/>
            <w:szCs w:val="36"/>
          </w:rPr>
          <w:t xml:space="preserve"> </w:t>
        </w:r>
        <w:r w:rsidRPr="00AF5684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</w:rPr>
          <w:t>की</w:t>
        </w:r>
        <w:r w:rsidRPr="00AF5684">
          <w:rPr>
            <w:rFonts w:ascii="Times New Roman" w:eastAsia="Times New Roman" w:hAnsi="Times New Roman" w:cs="Times New Roman"/>
            <w:b/>
            <w:bCs/>
            <w:color w:val="FF0000"/>
            <w:sz w:val="36"/>
            <w:szCs w:val="36"/>
          </w:rPr>
          <w:t xml:space="preserve"> </w:t>
        </w:r>
        <w:r w:rsidRPr="00AF5684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</w:rPr>
          <w:t>उत्पत्त</w:t>
        </w:r>
        <w:proofErr w:type="gramStart"/>
        <w:r w:rsidRPr="00AF5684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</w:rPr>
          <w:t>ि</w:t>
        </w:r>
        <w:r w:rsidRPr="00AF5684">
          <w:rPr>
            <w:rFonts w:ascii="Times New Roman" w:eastAsia="Times New Roman" w:hAnsi="Times New Roman" w:cs="Times New Roman"/>
            <w:b/>
            <w:bCs/>
            <w:color w:val="FF0000"/>
            <w:sz w:val="36"/>
            <w:szCs w:val="36"/>
          </w:rPr>
          <w:t xml:space="preserve"> :</w:t>
        </w:r>
      </w:ins>
      <w:proofErr w:type="gramEnd"/>
      <w:r w:rsidRPr="00AF568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-</w:t>
      </w:r>
    </w:p>
    <w:p w:rsidR="00AF5684" w:rsidRPr="002E6A42" w:rsidRDefault="00AF5684" w:rsidP="002E6A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ins w:id="1" w:author="Unknown">
        <w:r w:rsidRPr="002E6A42">
          <w:rPr>
            <w:rFonts w:ascii="Mangal" w:eastAsia="Times New Roman" w:hAnsi="Mangal" w:cs="Times New Roman"/>
            <w:sz w:val="28"/>
            <w:szCs w:val="28"/>
          </w:rPr>
          <w:t>कद्रू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और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विनता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दक्ष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प्रजापति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की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पुत्रियाँ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थीं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और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दोनों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कश्यप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ऋषि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को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ब्याही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थीं</w:t>
        </w:r>
        <w:proofErr w:type="spellEnd"/>
        <w:r w:rsidRPr="002E6A42">
          <w:rPr>
            <w:rFonts w:ascii="Mangal" w:eastAsia="Times New Roman" w:hAnsi="Mangal" w:cs="Times New Roman"/>
            <w:sz w:val="28"/>
            <w:szCs w:val="28"/>
          </w:rPr>
          <w:t>।</w:t>
        </w:r>
      </w:ins>
    </w:p>
    <w:p w:rsidR="00AF5684" w:rsidRPr="002E6A42" w:rsidRDefault="00AF5684" w:rsidP="002E6A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ins w:id="2" w:author="Unknown"/>
          <w:rFonts w:ascii="Times New Roman" w:eastAsia="Times New Roman" w:hAnsi="Times New Roman" w:cs="Times New Roman"/>
          <w:sz w:val="28"/>
          <w:szCs w:val="28"/>
        </w:rPr>
      </w:pPr>
      <w:proofErr w:type="spellStart"/>
      <w:ins w:id="3" w:author="Unknown">
        <w:r w:rsidRPr="002E6A42">
          <w:rPr>
            <w:rFonts w:ascii="Mangal" w:eastAsia="Times New Roman" w:hAnsi="Mangal" w:cs="Times New Roman"/>
            <w:sz w:val="28"/>
            <w:szCs w:val="28"/>
          </w:rPr>
          <w:t>एक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बार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कश्यप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मुनि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ने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प्रसन्न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होकर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अपनी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दोनों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पत्नियों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से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वरदान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माँगने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को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कहा</w:t>
        </w:r>
        <w:proofErr w:type="spellEnd"/>
        <w:r w:rsidRPr="002E6A42">
          <w:rPr>
            <w:rFonts w:ascii="Mangal" w:eastAsia="Times New Roman" w:hAnsi="Mangal" w:cs="Times New Roman"/>
            <w:sz w:val="28"/>
            <w:szCs w:val="28"/>
          </w:rPr>
          <w:t>।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कद्रू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ने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एक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सहस्र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पराक्रमी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सर्पों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की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माँ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बनने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की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प्रार्थना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की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और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विनता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ने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केवल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दो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पुत्रों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की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किन्तु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दोनों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पुत्र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कद्रू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पुत्रों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से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अधिक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शक्तिशाली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पराक्रमी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और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सुन्दर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हों</w:t>
        </w:r>
        <w:proofErr w:type="spellEnd"/>
        <w:r w:rsidRPr="002E6A42">
          <w:rPr>
            <w:rFonts w:ascii="Mangal" w:eastAsia="Times New Roman" w:hAnsi="Mangal" w:cs="Times New Roman"/>
            <w:sz w:val="28"/>
            <w:szCs w:val="28"/>
          </w:rPr>
          <w:t>।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कद्रू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ने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1000 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अंडे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दिए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और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विनता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ने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दो</w:t>
        </w:r>
        <w:proofErr w:type="spellEnd"/>
        <w:r w:rsidRPr="002E6A42">
          <w:rPr>
            <w:rFonts w:ascii="Mangal" w:eastAsia="Times New Roman" w:hAnsi="Mangal" w:cs="Times New Roman"/>
            <w:sz w:val="28"/>
            <w:szCs w:val="28"/>
          </w:rPr>
          <w:t>।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समय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आने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पर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कद्रू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अंडों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से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1000 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सर्पों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का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जन्म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हुआ</w:t>
        </w:r>
        <w:proofErr w:type="spellEnd"/>
        <w:r w:rsidRPr="002E6A42">
          <w:rPr>
            <w:rFonts w:ascii="Mangal" w:eastAsia="Times New Roman" w:hAnsi="Mangal" w:cs="Times New Roman"/>
            <w:sz w:val="28"/>
            <w:szCs w:val="28"/>
          </w:rPr>
          <w:t>।</w:t>
        </w:r>
      </w:ins>
    </w:p>
    <w:p w:rsidR="00AF5684" w:rsidRPr="002E6A42" w:rsidRDefault="00AF5684" w:rsidP="002E6A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ins w:id="4" w:author="Unknown"/>
          <w:rFonts w:ascii="Times New Roman" w:eastAsia="Times New Roman" w:hAnsi="Times New Roman" w:cs="Times New Roman"/>
          <w:sz w:val="28"/>
          <w:szCs w:val="28"/>
        </w:rPr>
      </w:pPr>
      <w:proofErr w:type="spellStart"/>
      <w:ins w:id="5" w:author="Unknown">
        <w:r w:rsidRPr="002E6A42">
          <w:rPr>
            <w:rFonts w:ascii="Mangal" w:eastAsia="Times New Roman" w:hAnsi="Mangal" w:cs="Times New Roman"/>
            <w:sz w:val="28"/>
            <w:szCs w:val="28"/>
          </w:rPr>
          <w:t>पुराणों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में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> 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कई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> 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नागो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> 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खासकर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> 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वासुकी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शेष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पद्म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कंबल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कार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कोटक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नागेश्वर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धृतराष्ट्र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शंख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पाल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कालाख्य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तक्षक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पिंगल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महा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नाग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आदि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2E6A42">
          <w:rPr>
            <w:rFonts w:ascii="Mangal" w:eastAsia="Times New Roman" w:hAnsi="Mangal" w:cs="Times New Roman"/>
            <w:sz w:val="28"/>
            <w:szCs w:val="28"/>
          </w:rPr>
          <w:t>का</w:t>
        </w:r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> 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काफी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वर्णन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मिलता</w:t>
        </w:r>
        <w:proofErr w:type="spellEnd"/>
        <w:r w:rsidRPr="002E6A4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E6A42">
          <w:rPr>
            <w:rFonts w:ascii="Mangal" w:eastAsia="Times New Roman" w:hAnsi="Mangal" w:cs="Times New Roman"/>
            <w:sz w:val="28"/>
            <w:szCs w:val="28"/>
          </w:rPr>
          <w:t>है</w:t>
        </w:r>
        <w:proofErr w:type="spellEnd"/>
        <w:r w:rsidRPr="002E6A42">
          <w:rPr>
            <w:rFonts w:ascii="Mangal" w:eastAsia="Times New Roman" w:hAnsi="Mangal" w:cs="Times New Roman"/>
            <w:sz w:val="28"/>
            <w:szCs w:val="28"/>
          </w:rPr>
          <w:t>।</w:t>
        </w:r>
      </w:ins>
    </w:p>
    <w:p w:rsidR="00AF5684" w:rsidRPr="002E6A42" w:rsidRDefault="00AF5684" w:rsidP="002E6A42">
      <w:pPr>
        <w:pStyle w:val="ListParagraph"/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sectPr w:rsidR="00AF5684" w:rsidRPr="002E6A42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661EE"/>
    <w:multiLevelType w:val="hybridMultilevel"/>
    <w:tmpl w:val="75E2DD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F5684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6A42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01B4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88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C208C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30DB"/>
    <w:rsid w:val="007D3A41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3DDE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AF5684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05F4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332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6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2016-07-24T09:28:00Z</dcterms:created>
  <dcterms:modified xsi:type="dcterms:W3CDTF">2016-07-24T17:16:00Z</dcterms:modified>
</cp:coreProperties>
</file>