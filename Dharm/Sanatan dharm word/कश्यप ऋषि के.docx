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BEC" w:rsidRPr="00C13852" w:rsidRDefault="00C00BEC" w:rsidP="00C00BEC">
      <w:pPr>
        <w:spacing w:before="100" w:beforeAutospacing="1" w:after="100" w:afterAutospacing="1" w:line="240" w:lineRule="auto"/>
        <w:outlineLvl w:val="4"/>
        <w:rPr>
          <w:ins w:id="0" w:author="Unknown"/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ins w:id="1" w:author="Unknown">
        <w:r w:rsidRPr="00C13852">
          <w:rPr>
            <w:rFonts w:ascii="Mangal" w:eastAsia="Times New Roman" w:hAnsi="Mangal" w:cs="Times New Roman"/>
            <w:b/>
            <w:bCs/>
            <w:color w:val="FF0000"/>
            <w:sz w:val="28"/>
            <w:szCs w:val="28"/>
          </w:rPr>
          <w:t>कश्यप</w:t>
        </w:r>
        <w:r w:rsidRPr="00C13852">
          <w:rPr>
            <w:rFonts w:ascii="Times New Roman" w:eastAsia="Times New Roman" w:hAnsi="Times New Roman" w:cs="Times New Roman"/>
            <w:b/>
            <w:bCs/>
            <w:color w:val="FF0000"/>
            <w:sz w:val="28"/>
            <w:szCs w:val="28"/>
          </w:rPr>
          <w:t xml:space="preserve"> </w:t>
        </w:r>
        <w:r w:rsidRPr="00C13852">
          <w:rPr>
            <w:rFonts w:ascii="Mangal" w:eastAsia="Times New Roman" w:hAnsi="Mangal" w:cs="Times New Roman"/>
            <w:b/>
            <w:bCs/>
            <w:color w:val="FF0000"/>
            <w:sz w:val="28"/>
            <w:szCs w:val="28"/>
          </w:rPr>
          <w:t>ऋषि</w:t>
        </w:r>
        <w:r w:rsidRPr="00C13852">
          <w:rPr>
            <w:rFonts w:ascii="Times New Roman" w:eastAsia="Times New Roman" w:hAnsi="Times New Roman" w:cs="Times New Roman"/>
            <w:b/>
            <w:bCs/>
            <w:color w:val="FF0000"/>
            <w:sz w:val="28"/>
            <w:szCs w:val="28"/>
          </w:rPr>
          <w:t xml:space="preserve"> </w:t>
        </w:r>
        <w:r w:rsidRPr="00C13852">
          <w:rPr>
            <w:rFonts w:ascii="Mangal" w:eastAsia="Times New Roman" w:hAnsi="Mangal" w:cs="Times New Roman"/>
            <w:b/>
            <w:bCs/>
            <w:color w:val="FF0000"/>
            <w:sz w:val="28"/>
            <w:szCs w:val="28"/>
          </w:rPr>
          <w:t>के</w:t>
        </w:r>
        <w:r w:rsidRPr="00C13852">
          <w:rPr>
            <w:rFonts w:ascii="Times New Roman" w:eastAsia="Times New Roman" w:hAnsi="Times New Roman" w:cs="Times New Roman"/>
            <w:b/>
            <w:bCs/>
            <w:color w:val="FF0000"/>
            <w:sz w:val="28"/>
            <w:szCs w:val="28"/>
          </w:rPr>
          <w:t> </w:t>
        </w:r>
        <w:proofErr w:type="spellStart"/>
        <w:r w:rsidRPr="00C13852">
          <w:rPr>
            <w:rFonts w:ascii="Mangal" w:eastAsia="Times New Roman" w:hAnsi="Mangal" w:cs="Times New Roman"/>
            <w:b/>
            <w:bCs/>
            <w:color w:val="FF0000"/>
            <w:sz w:val="28"/>
            <w:szCs w:val="28"/>
          </w:rPr>
          <w:t>पौत्र</w:t>
        </w:r>
        <w:proofErr w:type="spellEnd"/>
        <w:r w:rsidRPr="00C13852">
          <w:rPr>
            <w:rFonts w:ascii="Times New Roman" w:eastAsia="Times New Roman" w:hAnsi="Times New Roman" w:cs="Times New Roman"/>
            <w:b/>
            <w:bCs/>
            <w:color w:val="FF0000"/>
            <w:sz w:val="28"/>
            <w:szCs w:val="28"/>
          </w:rPr>
          <w:t xml:space="preserve"> </w:t>
        </w:r>
        <w:proofErr w:type="spellStart"/>
        <w:r w:rsidRPr="00C13852">
          <w:rPr>
            <w:rFonts w:ascii="Mangal" w:eastAsia="Times New Roman" w:hAnsi="Mangal" w:cs="Times New Roman"/>
            <w:b/>
            <w:bCs/>
            <w:color w:val="FF0000"/>
            <w:sz w:val="28"/>
            <w:szCs w:val="28"/>
          </w:rPr>
          <w:t>थे</w:t>
        </w:r>
        <w:proofErr w:type="spellEnd"/>
        <w:r w:rsidRPr="00C13852">
          <w:rPr>
            <w:rFonts w:ascii="Times New Roman" w:eastAsia="Times New Roman" w:hAnsi="Times New Roman" w:cs="Times New Roman"/>
            <w:b/>
            <w:bCs/>
            <w:color w:val="FF0000"/>
            <w:sz w:val="28"/>
            <w:szCs w:val="28"/>
          </w:rPr>
          <w:t> </w:t>
        </w:r>
        <w:proofErr w:type="spellStart"/>
        <w:r w:rsidRPr="00C13852">
          <w:rPr>
            <w:rFonts w:ascii="Mangal" w:eastAsia="Times New Roman" w:hAnsi="Mangal" w:cs="Times New Roman"/>
            <w:b/>
            <w:bCs/>
            <w:color w:val="FF0000"/>
            <w:sz w:val="28"/>
            <w:szCs w:val="28"/>
          </w:rPr>
          <w:t>शृंग</w:t>
        </w:r>
        <w:proofErr w:type="spellEnd"/>
        <w:r w:rsidRPr="00C13852">
          <w:rPr>
            <w:rFonts w:ascii="Times New Roman" w:eastAsia="Times New Roman" w:hAnsi="Times New Roman" w:cs="Times New Roman"/>
            <w:b/>
            <w:bCs/>
            <w:color w:val="FF0000"/>
            <w:sz w:val="28"/>
            <w:szCs w:val="28"/>
          </w:rPr>
          <w:t xml:space="preserve"> </w:t>
        </w:r>
        <w:r w:rsidRPr="00C13852">
          <w:rPr>
            <w:rFonts w:ascii="Mangal" w:eastAsia="Times New Roman" w:hAnsi="Mangal" w:cs="Times New Roman"/>
            <w:b/>
            <w:bCs/>
            <w:color w:val="FF0000"/>
            <w:sz w:val="28"/>
            <w:szCs w:val="28"/>
          </w:rPr>
          <w:t>ऋषि</w:t>
        </w:r>
      </w:ins>
      <w:r w:rsidR="00C13852" w:rsidRPr="00C13852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:-</w:t>
      </w:r>
    </w:p>
    <w:p w:rsidR="009A4FCE" w:rsidRPr="00C13852" w:rsidRDefault="00C00BEC" w:rsidP="00C00BEC">
      <w:pPr>
        <w:rPr>
          <w:rFonts w:ascii="Times New Roman" w:hAnsi="Times New Roman" w:cs="Times New Roman"/>
          <w:sz w:val="28"/>
          <w:szCs w:val="28"/>
        </w:rPr>
      </w:pPr>
      <w:proofErr w:type="spellStart"/>
      <w:ins w:id="2" w:author="Unknown">
        <w:r w:rsidRPr="00C13852">
          <w:rPr>
            <w:rFonts w:ascii="Mangal" w:eastAsia="Times New Roman" w:hAnsi="Mangal" w:cs="Times New Roman"/>
            <w:sz w:val="28"/>
            <w:szCs w:val="28"/>
          </w:rPr>
          <w:t>पौराणिक</w:t>
        </w:r>
        <w:proofErr w:type="spellEnd"/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C13852">
          <w:rPr>
            <w:rFonts w:ascii="Mangal" w:eastAsia="Times New Roman" w:hAnsi="Mangal" w:cs="Times New Roman"/>
            <w:sz w:val="28"/>
            <w:szCs w:val="28"/>
          </w:rPr>
          <w:t>कथाओं</w:t>
        </w:r>
        <w:proofErr w:type="spellEnd"/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C1385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C13852">
          <w:rPr>
            <w:rFonts w:ascii="Mangal" w:eastAsia="Times New Roman" w:hAnsi="Mangal" w:cs="Times New Roman"/>
            <w:sz w:val="28"/>
            <w:szCs w:val="28"/>
          </w:rPr>
          <w:t>अनुसार</w:t>
        </w:r>
        <w:proofErr w:type="spellEnd"/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C13852">
          <w:rPr>
            <w:rFonts w:ascii="Mangal" w:eastAsia="Times New Roman" w:hAnsi="Mangal" w:cs="Times New Roman"/>
            <w:sz w:val="28"/>
            <w:szCs w:val="28"/>
          </w:rPr>
          <w:t>ऋष्यशृंग</w:t>
        </w:r>
        <w:proofErr w:type="spellEnd"/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C13852">
          <w:rPr>
            <w:rFonts w:ascii="Mangal" w:eastAsia="Times New Roman" w:hAnsi="Mangal" w:cs="Times New Roman"/>
            <w:sz w:val="28"/>
            <w:szCs w:val="28"/>
          </w:rPr>
          <w:t>विभण्डक</w:t>
        </w:r>
        <w:proofErr w:type="spellEnd"/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C13852">
          <w:rPr>
            <w:rFonts w:ascii="Mangal" w:eastAsia="Times New Roman" w:hAnsi="Mangal" w:cs="Times New Roman"/>
            <w:sz w:val="28"/>
            <w:szCs w:val="28"/>
          </w:rPr>
          <w:t>तथा</w:t>
        </w:r>
        <w:proofErr w:type="spellEnd"/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C13852">
          <w:rPr>
            <w:rFonts w:ascii="Mangal" w:eastAsia="Times New Roman" w:hAnsi="Mangal" w:cs="Times New Roman"/>
            <w:sz w:val="28"/>
            <w:szCs w:val="28"/>
          </w:rPr>
          <w:t>अप्सरा</w:t>
        </w:r>
        <w:proofErr w:type="spellEnd"/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C13852">
          <w:rPr>
            <w:rFonts w:ascii="Mangal" w:eastAsia="Times New Roman" w:hAnsi="Mangal" w:cs="Times New Roman"/>
            <w:sz w:val="28"/>
            <w:szCs w:val="28"/>
          </w:rPr>
          <w:t>उर्वशी</w:t>
        </w:r>
        <w:proofErr w:type="spellEnd"/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C13852">
          <w:rPr>
            <w:rFonts w:ascii="Mangal" w:eastAsia="Times New Roman" w:hAnsi="Mangal" w:cs="Times New Roman"/>
            <w:sz w:val="28"/>
            <w:szCs w:val="28"/>
          </w:rPr>
          <w:t>के</w:t>
        </w:r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C13852">
          <w:rPr>
            <w:rFonts w:ascii="Mangal" w:eastAsia="Times New Roman" w:hAnsi="Mangal" w:cs="Times New Roman"/>
            <w:sz w:val="28"/>
            <w:szCs w:val="28"/>
          </w:rPr>
          <w:t>पुत्र</w:t>
        </w:r>
        <w:r w:rsidRPr="00C13852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C13852">
          <w:rPr>
            <w:rFonts w:ascii="Mangal" w:eastAsia="Times New Roman" w:hAnsi="Mangal" w:cs="Times New Roman"/>
            <w:sz w:val="28"/>
            <w:szCs w:val="28"/>
          </w:rPr>
          <w:t>थे</w:t>
        </w:r>
        <w:proofErr w:type="spellEnd"/>
        <w:r w:rsidRPr="00C13852">
          <w:rPr>
            <w:rFonts w:ascii="Mangal" w:eastAsia="Times New Roman" w:hAnsi="Mangal" w:cs="Times New Roman"/>
            <w:sz w:val="28"/>
            <w:szCs w:val="28"/>
          </w:rPr>
          <w:t>।</w:t>
        </w:r>
      </w:ins>
    </w:p>
    <w:sectPr w:rsidR="009A4FCE" w:rsidRPr="00C13852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00BEC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1B2D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4923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33E8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03CC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2126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BEC"/>
    <w:rsid w:val="00C00C33"/>
    <w:rsid w:val="00C0153F"/>
    <w:rsid w:val="00C05C36"/>
    <w:rsid w:val="00C06A38"/>
    <w:rsid w:val="00C06D51"/>
    <w:rsid w:val="00C13852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0CA6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2016-07-23T09:34:00Z</dcterms:created>
  <dcterms:modified xsi:type="dcterms:W3CDTF">2016-07-24T17:10:00Z</dcterms:modified>
</cp:coreProperties>
</file>