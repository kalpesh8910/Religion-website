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FCE" w:rsidRPr="00C811EC" w:rsidRDefault="00C714E7" w:rsidP="00C714E7">
      <w:pPr>
        <w:pStyle w:val="ListParagraph"/>
        <w:numPr>
          <w:ilvl w:val="0"/>
          <w:numId w:val="1"/>
        </w:numPr>
        <w:rPr>
          <w:color w:val="FF0000"/>
          <w:sz w:val="40"/>
          <w:szCs w:val="40"/>
        </w:rPr>
      </w:pPr>
      <w:r w:rsidRPr="00C714E7">
        <w:rPr>
          <w:rFonts w:ascii="Mangal" w:eastAsia="Times New Roman" w:hAnsi="Mangal" w:cs="Mangal"/>
          <w:b/>
          <w:bCs/>
          <w:color w:val="FF0000"/>
          <w:kern w:val="36"/>
          <w:sz w:val="40"/>
          <w:szCs w:val="40"/>
        </w:rPr>
        <w:t>भगवान</w:t>
      </w:r>
      <w:r w:rsidRPr="00C714E7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</w:rPr>
        <w:t xml:space="preserve"> </w:t>
      </w:r>
      <w:r w:rsidRPr="00C714E7">
        <w:rPr>
          <w:rFonts w:ascii="Mangal" w:eastAsia="Times New Roman" w:hAnsi="Mangal" w:cs="Mangal"/>
          <w:b/>
          <w:bCs/>
          <w:color w:val="FF0000"/>
          <w:kern w:val="36"/>
          <w:sz w:val="40"/>
          <w:szCs w:val="40"/>
        </w:rPr>
        <w:t>दत्तात्रेय:-</w:t>
      </w:r>
    </w:p>
    <w:p w:rsidR="00C811EC" w:rsidRPr="004C2352" w:rsidRDefault="00C811EC" w:rsidP="004C235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ins w:id="0" w:author="Unknown">
        <w:r w:rsidRPr="004C2352">
          <w:rPr>
            <w:rFonts w:ascii="Mangal" w:eastAsia="Times New Roman" w:hAnsi="Mangal" w:cs="Times New Roman"/>
            <w:sz w:val="28"/>
            <w:szCs w:val="28"/>
          </w:rPr>
          <w:t>भगवान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दत्तात्रेय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ब्रह्माजी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के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मानस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पुत्र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ऋषि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अत्रि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के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पुत्र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हैं।</w:t>
        </w:r>
      </w:ins>
    </w:p>
    <w:p w:rsidR="00C811EC" w:rsidRPr="004C2352" w:rsidRDefault="00C811EC" w:rsidP="004C235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ins w:id="1" w:author="Unknown">
        <w:r w:rsidRPr="004C2352">
          <w:rPr>
            <w:rFonts w:ascii="Mangal" w:eastAsia="Times New Roman" w:hAnsi="Mangal" w:cs="Times New Roman"/>
            <w:sz w:val="28"/>
            <w:szCs w:val="28"/>
          </w:rPr>
          <w:t>इनकी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माता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का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नाम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अनुसूइया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था।</w:t>
        </w:r>
      </w:ins>
    </w:p>
    <w:p w:rsidR="00C811EC" w:rsidRPr="004C2352" w:rsidRDefault="00C811EC" w:rsidP="004C235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ins w:id="2" w:author="Unknown">
        <w:r w:rsidRPr="004C2352">
          <w:rPr>
            <w:rFonts w:ascii="Mangal" w:eastAsia="Times New Roman" w:hAnsi="Mangal" w:cs="Times New Roman"/>
            <w:sz w:val="28"/>
            <w:szCs w:val="28"/>
          </w:rPr>
          <w:t>ऋषि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अत्रि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और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अनुसूइया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के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तीन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पुत्र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हुए।</w:t>
        </w:r>
      </w:ins>
    </w:p>
    <w:p w:rsidR="00C811EC" w:rsidRPr="004C2352" w:rsidRDefault="00C811EC" w:rsidP="004C235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ins w:id="3" w:author="Unknown">
        <w:r w:rsidRPr="004C2352">
          <w:rPr>
            <w:rFonts w:ascii="Mangal" w:eastAsia="Times New Roman" w:hAnsi="Mangal" w:cs="Times New Roman"/>
            <w:sz w:val="28"/>
            <w:szCs w:val="28"/>
          </w:rPr>
          <w:t>ब्रह्माजी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के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अंश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से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चंद्रमा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,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शिवजी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के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अंश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से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दुर्वासा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ऋषि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,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भगवान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विष्णु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के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अंश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दत्तात्रेय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का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जन्म</w:t>
        </w:r>
        <w:r w:rsidRPr="004C23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4C2352">
          <w:rPr>
            <w:rFonts w:ascii="Mangal" w:eastAsia="Times New Roman" w:hAnsi="Mangal" w:cs="Times New Roman"/>
            <w:sz w:val="28"/>
            <w:szCs w:val="28"/>
          </w:rPr>
          <w:t>हुआ।</w:t>
        </w:r>
      </w:ins>
    </w:p>
    <w:p w:rsidR="00C811EC" w:rsidRPr="004C2352" w:rsidRDefault="00C811EC" w:rsidP="004C2352">
      <w:pPr>
        <w:pStyle w:val="ListParagraph"/>
        <w:ind w:left="1440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C811EC" w:rsidRDefault="00C811EC" w:rsidP="00C811E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</w:rPr>
      </w:pPr>
      <w:ins w:id="4" w:author="Unknown">
        <w:r w:rsidRPr="00C811EC">
          <w:rPr>
            <w:rFonts w:ascii="Mangal" w:eastAsia="Times New Roman" w:hAnsi="Mangal" w:cs="Times New Roman"/>
            <w:b/>
            <w:bCs/>
            <w:color w:val="00B050"/>
            <w:sz w:val="36"/>
            <w:szCs w:val="36"/>
          </w:rPr>
          <w:t>भगवान</w:t>
        </w:r>
        <w:r w:rsidRPr="00C811EC">
          <w:rPr>
            <w:rFonts w:ascii="Times New Roman" w:eastAsia="Times New Roman" w:hAnsi="Times New Roman" w:cs="Times New Roman"/>
            <w:b/>
            <w:bCs/>
            <w:color w:val="00B050"/>
            <w:sz w:val="36"/>
            <w:szCs w:val="36"/>
          </w:rPr>
          <w:t xml:space="preserve"> </w:t>
        </w:r>
        <w:r w:rsidRPr="00C811EC">
          <w:rPr>
            <w:rFonts w:ascii="Mangal" w:eastAsia="Times New Roman" w:hAnsi="Mangal" w:cs="Times New Roman"/>
            <w:b/>
            <w:bCs/>
            <w:color w:val="00B050"/>
            <w:sz w:val="36"/>
            <w:szCs w:val="36"/>
          </w:rPr>
          <w:t>दत्तात्रेय</w:t>
        </w:r>
        <w:r w:rsidRPr="00C811EC">
          <w:rPr>
            <w:rFonts w:ascii="Times New Roman" w:eastAsia="Times New Roman" w:hAnsi="Times New Roman" w:cs="Times New Roman"/>
            <w:b/>
            <w:bCs/>
            <w:color w:val="00B050"/>
            <w:sz w:val="36"/>
            <w:szCs w:val="36"/>
          </w:rPr>
          <w:t xml:space="preserve"> </w:t>
        </w:r>
        <w:r w:rsidRPr="00C811EC">
          <w:rPr>
            <w:rFonts w:ascii="Mangal" w:eastAsia="Times New Roman" w:hAnsi="Mangal" w:cs="Times New Roman"/>
            <w:b/>
            <w:bCs/>
            <w:color w:val="00B050"/>
            <w:sz w:val="36"/>
            <w:szCs w:val="36"/>
          </w:rPr>
          <w:t>के</w:t>
        </w:r>
        <w:r w:rsidRPr="00C811EC">
          <w:rPr>
            <w:rFonts w:ascii="Times New Roman" w:eastAsia="Times New Roman" w:hAnsi="Times New Roman" w:cs="Times New Roman"/>
            <w:b/>
            <w:bCs/>
            <w:color w:val="00B050"/>
            <w:sz w:val="36"/>
            <w:szCs w:val="36"/>
          </w:rPr>
          <w:t xml:space="preserve"> 24 </w:t>
        </w:r>
        <w:r w:rsidRPr="00C811EC">
          <w:rPr>
            <w:rFonts w:ascii="Mangal" w:eastAsia="Times New Roman" w:hAnsi="Mangal" w:cs="Times New Roman"/>
            <w:b/>
            <w:bCs/>
            <w:color w:val="00B050"/>
            <w:sz w:val="36"/>
            <w:szCs w:val="36"/>
          </w:rPr>
          <w:t>गुरु</w:t>
        </w:r>
        <w:r w:rsidRPr="00C811EC">
          <w:rPr>
            <w:rFonts w:ascii="Times New Roman" w:eastAsia="Times New Roman" w:hAnsi="Times New Roman" w:cs="Times New Roman"/>
            <w:b/>
            <w:bCs/>
            <w:color w:val="00B050"/>
            <w:sz w:val="36"/>
            <w:szCs w:val="36"/>
          </w:rPr>
          <w:t xml:space="preserve"> :</w:t>
        </w:r>
      </w:ins>
      <w:r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</w:rPr>
        <w:t>-</w:t>
      </w:r>
    </w:p>
    <w:p w:rsidR="00C811EC" w:rsidRPr="004C2352" w:rsidRDefault="00C811EC" w:rsidP="004C235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ins w:id="5" w:author="Unknown"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पृथ्वी</w:t>
        </w:r>
      </w:ins>
      <w:r w:rsidRPr="004C2352"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</w:r>
      <w:r w:rsidRPr="004C2352"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</w:r>
      <w:r w:rsidRPr="004C2352"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  <w:t xml:space="preserve">(13)  </w:t>
      </w:r>
      <w:ins w:id="6" w:author="Unknown"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मछली</w:t>
        </w:r>
      </w:ins>
    </w:p>
    <w:p w:rsidR="00C811EC" w:rsidRPr="004C2352" w:rsidRDefault="00C811EC" w:rsidP="004C235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ins w:id="7" w:author="Unknown"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पिंगला</w:t>
        </w:r>
        <w:r w:rsidRPr="004C2352">
          <w:rPr>
            <w:rFonts w:ascii="Times New Roman" w:eastAsia="Times New Roman" w:hAnsi="Times New Roman" w:cs="Times New Roman"/>
            <w:b/>
            <w:bCs/>
            <w:sz w:val="32"/>
            <w:szCs w:val="32"/>
          </w:rPr>
          <w:t xml:space="preserve"> </w:t>
        </w:r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वेश्या</w:t>
        </w:r>
      </w:ins>
      <w:r w:rsidR="004C2352">
        <w:rPr>
          <w:rFonts w:ascii="Mangal" w:eastAsia="Times New Roman" w:hAnsi="Mangal" w:cs="Mangal"/>
          <w:b/>
          <w:bCs/>
          <w:sz w:val="32"/>
          <w:szCs w:val="32"/>
        </w:rPr>
        <w:tab/>
      </w:r>
      <w:r w:rsidRPr="004C2352">
        <w:rPr>
          <w:rFonts w:ascii="Mangal" w:eastAsia="Times New Roman" w:hAnsi="Mangal" w:cs="Mangal"/>
          <w:b/>
          <w:bCs/>
          <w:sz w:val="32"/>
          <w:szCs w:val="32"/>
        </w:rPr>
        <w:t xml:space="preserve">(14) </w:t>
      </w:r>
      <w:ins w:id="8" w:author="Unknown"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कुरर</w:t>
        </w:r>
        <w:r w:rsidRPr="004C2352">
          <w:rPr>
            <w:rFonts w:ascii="Times New Roman" w:eastAsia="Times New Roman" w:hAnsi="Times New Roman" w:cs="Times New Roman"/>
            <w:b/>
            <w:bCs/>
            <w:sz w:val="32"/>
            <w:szCs w:val="32"/>
          </w:rPr>
          <w:t xml:space="preserve"> </w:t>
        </w:r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पक्षी</w:t>
        </w:r>
      </w:ins>
    </w:p>
    <w:p w:rsidR="00C811EC" w:rsidRPr="004C2352" w:rsidRDefault="00C811EC" w:rsidP="004C235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ins w:id="9" w:author="Unknown"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कबूतर</w:t>
        </w:r>
      </w:ins>
      <w:r w:rsidR="004C2352">
        <w:rPr>
          <w:rFonts w:ascii="Mangal" w:eastAsia="Times New Roman" w:hAnsi="Mangal" w:cs="Mangal"/>
          <w:b/>
          <w:bCs/>
          <w:sz w:val="32"/>
          <w:szCs w:val="32"/>
        </w:rPr>
        <w:tab/>
      </w:r>
      <w:r w:rsidR="004C2352">
        <w:rPr>
          <w:rFonts w:ascii="Mangal" w:eastAsia="Times New Roman" w:hAnsi="Mangal" w:cs="Mangal"/>
          <w:b/>
          <w:bCs/>
          <w:sz w:val="32"/>
          <w:szCs w:val="32"/>
        </w:rPr>
        <w:tab/>
      </w:r>
      <w:r w:rsidRPr="004C2352">
        <w:rPr>
          <w:rFonts w:ascii="Mangal" w:eastAsia="Times New Roman" w:hAnsi="Mangal" w:cs="Mangal"/>
          <w:b/>
          <w:bCs/>
          <w:sz w:val="32"/>
          <w:szCs w:val="32"/>
        </w:rPr>
        <w:t xml:space="preserve">(15) </w:t>
      </w:r>
      <w:ins w:id="10" w:author="Unknown"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बालक</w:t>
        </w:r>
      </w:ins>
    </w:p>
    <w:p w:rsidR="00C811EC" w:rsidRPr="004C2352" w:rsidRDefault="00C811EC" w:rsidP="004C235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ins w:id="11" w:author="Unknown"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सूर्य</w:t>
        </w:r>
      </w:ins>
      <w:r w:rsidRPr="004C2352">
        <w:rPr>
          <w:rFonts w:ascii="Mangal" w:eastAsia="Times New Roman" w:hAnsi="Mangal" w:cs="Mangal"/>
          <w:b/>
          <w:bCs/>
          <w:sz w:val="32"/>
          <w:szCs w:val="32"/>
        </w:rPr>
        <w:tab/>
      </w:r>
      <w:r w:rsidRPr="004C2352">
        <w:rPr>
          <w:rFonts w:ascii="Mangal" w:eastAsia="Times New Roman" w:hAnsi="Mangal" w:cs="Mangal"/>
          <w:b/>
          <w:bCs/>
          <w:sz w:val="32"/>
          <w:szCs w:val="32"/>
        </w:rPr>
        <w:tab/>
      </w:r>
      <w:r w:rsidRPr="004C2352">
        <w:rPr>
          <w:rFonts w:ascii="Mangal" w:eastAsia="Times New Roman" w:hAnsi="Mangal" w:cs="Mangal"/>
          <w:b/>
          <w:bCs/>
          <w:sz w:val="32"/>
          <w:szCs w:val="32"/>
        </w:rPr>
        <w:tab/>
        <w:t xml:space="preserve">(16) </w:t>
      </w:r>
      <w:ins w:id="12" w:author="Unknown"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आग</w:t>
        </w:r>
      </w:ins>
    </w:p>
    <w:p w:rsidR="00C811EC" w:rsidRPr="004C2352" w:rsidRDefault="00C811EC" w:rsidP="004C235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ins w:id="13" w:author="Unknown"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वायु</w:t>
        </w:r>
      </w:ins>
      <w:r w:rsidRPr="004C2352">
        <w:rPr>
          <w:rFonts w:ascii="Mangal" w:eastAsia="Times New Roman" w:hAnsi="Mangal" w:cs="Mangal"/>
          <w:b/>
          <w:bCs/>
          <w:sz w:val="32"/>
          <w:szCs w:val="32"/>
        </w:rPr>
        <w:tab/>
      </w:r>
      <w:r w:rsidRPr="004C2352">
        <w:rPr>
          <w:rFonts w:ascii="Mangal" w:eastAsia="Times New Roman" w:hAnsi="Mangal" w:cs="Mangal"/>
          <w:b/>
          <w:bCs/>
          <w:sz w:val="32"/>
          <w:szCs w:val="32"/>
        </w:rPr>
        <w:tab/>
      </w:r>
      <w:r w:rsidRPr="004C2352">
        <w:rPr>
          <w:rFonts w:ascii="Mangal" w:eastAsia="Times New Roman" w:hAnsi="Mangal" w:cs="Mangal"/>
          <w:b/>
          <w:bCs/>
          <w:sz w:val="32"/>
          <w:szCs w:val="32"/>
        </w:rPr>
        <w:tab/>
        <w:t xml:space="preserve">(17) </w:t>
      </w:r>
      <w:ins w:id="14" w:author="Unknown"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चन्द्रमा</w:t>
        </w:r>
      </w:ins>
    </w:p>
    <w:p w:rsidR="00C811EC" w:rsidRPr="004C2352" w:rsidRDefault="00C811EC" w:rsidP="004C235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ins w:id="15" w:author="Unknown"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हिरण</w:t>
        </w:r>
      </w:ins>
      <w:r w:rsidRPr="004C2352">
        <w:rPr>
          <w:rFonts w:ascii="Mangal" w:eastAsia="Times New Roman" w:hAnsi="Mangal" w:cs="Mangal"/>
          <w:b/>
          <w:bCs/>
          <w:sz w:val="32"/>
          <w:szCs w:val="32"/>
        </w:rPr>
        <w:tab/>
      </w:r>
      <w:r w:rsidRPr="004C2352">
        <w:rPr>
          <w:rFonts w:ascii="Mangal" w:eastAsia="Times New Roman" w:hAnsi="Mangal" w:cs="Mangal"/>
          <w:b/>
          <w:bCs/>
          <w:sz w:val="32"/>
          <w:szCs w:val="32"/>
        </w:rPr>
        <w:tab/>
      </w:r>
      <w:r w:rsidRPr="004C2352">
        <w:rPr>
          <w:rFonts w:ascii="Mangal" w:eastAsia="Times New Roman" w:hAnsi="Mangal" w:cs="Mangal"/>
          <w:b/>
          <w:bCs/>
          <w:sz w:val="32"/>
          <w:szCs w:val="32"/>
        </w:rPr>
        <w:tab/>
        <w:t xml:space="preserve">(18) </w:t>
      </w:r>
      <w:ins w:id="16" w:author="Unknown"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कुमारी</w:t>
        </w:r>
        <w:r w:rsidRPr="004C2352">
          <w:rPr>
            <w:rFonts w:ascii="Times New Roman" w:eastAsia="Times New Roman" w:hAnsi="Times New Roman" w:cs="Times New Roman"/>
            <w:b/>
            <w:bCs/>
            <w:sz w:val="32"/>
            <w:szCs w:val="32"/>
          </w:rPr>
          <w:t xml:space="preserve"> </w:t>
        </w:r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कन्या</w:t>
        </w:r>
      </w:ins>
    </w:p>
    <w:p w:rsidR="00C811EC" w:rsidRPr="004C2352" w:rsidRDefault="00C811EC" w:rsidP="004C235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ins w:id="17" w:author="Unknown"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समुद्र</w:t>
        </w:r>
      </w:ins>
      <w:r w:rsidRPr="004C2352">
        <w:rPr>
          <w:rFonts w:ascii="Mangal" w:eastAsia="Times New Roman" w:hAnsi="Mangal" w:cs="Mangal"/>
          <w:b/>
          <w:bCs/>
          <w:sz w:val="32"/>
          <w:szCs w:val="32"/>
        </w:rPr>
        <w:tab/>
      </w:r>
      <w:r w:rsidRPr="004C2352">
        <w:rPr>
          <w:rFonts w:ascii="Mangal" w:eastAsia="Times New Roman" w:hAnsi="Mangal" w:cs="Mangal"/>
          <w:b/>
          <w:bCs/>
          <w:sz w:val="32"/>
          <w:szCs w:val="32"/>
        </w:rPr>
        <w:tab/>
      </w:r>
      <w:r w:rsidRPr="004C2352">
        <w:rPr>
          <w:rFonts w:ascii="Mangal" w:eastAsia="Times New Roman" w:hAnsi="Mangal" w:cs="Mangal"/>
          <w:b/>
          <w:bCs/>
          <w:sz w:val="32"/>
          <w:szCs w:val="32"/>
        </w:rPr>
        <w:tab/>
        <w:t xml:space="preserve">(19) </w:t>
      </w:r>
      <w:ins w:id="18" w:author="Unknown"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शरकृत</w:t>
        </w:r>
        <w:r w:rsidRPr="004C2352">
          <w:rPr>
            <w:rFonts w:ascii="Times New Roman" w:eastAsia="Times New Roman" w:hAnsi="Times New Roman" w:cs="Times New Roman"/>
            <w:b/>
            <w:bCs/>
            <w:sz w:val="32"/>
            <w:szCs w:val="32"/>
          </w:rPr>
          <w:t xml:space="preserve"> </w:t>
        </w:r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या</w:t>
        </w:r>
        <w:r w:rsidRPr="004C2352">
          <w:rPr>
            <w:rFonts w:ascii="Times New Roman" w:eastAsia="Times New Roman" w:hAnsi="Times New Roman" w:cs="Times New Roman"/>
            <w:b/>
            <w:bCs/>
            <w:sz w:val="32"/>
            <w:szCs w:val="32"/>
          </w:rPr>
          <w:t xml:space="preserve"> </w:t>
        </w:r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तीर</w:t>
        </w:r>
        <w:r w:rsidRPr="004C2352">
          <w:rPr>
            <w:rFonts w:ascii="Times New Roman" w:eastAsia="Times New Roman" w:hAnsi="Times New Roman" w:cs="Times New Roman"/>
            <w:b/>
            <w:bCs/>
            <w:sz w:val="32"/>
            <w:szCs w:val="32"/>
          </w:rPr>
          <w:t xml:space="preserve"> </w:t>
        </w:r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बनाने</w:t>
        </w:r>
        <w:r w:rsidRPr="004C2352">
          <w:rPr>
            <w:rFonts w:ascii="Times New Roman" w:eastAsia="Times New Roman" w:hAnsi="Times New Roman" w:cs="Times New Roman"/>
            <w:b/>
            <w:bCs/>
            <w:sz w:val="32"/>
            <w:szCs w:val="32"/>
          </w:rPr>
          <w:t xml:space="preserve"> </w:t>
        </w:r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वाला</w:t>
        </w:r>
      </w:ins>
    </w:p>
    <w:p w:rsidR="00C811EC" w:rsidRPr="004C2352" w:rsidRDefault="00C811EC" w:rsidP="004C235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ins w:id="19" w:author="Unknown"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पतंगा</w:t>
        </w:r>
      </w:ins>
      <w:r w:rsidRPr="004C2352">
        <w:rPr>
          <w:rFonts w:ascii="Mangal" w:eastAsia="Times New Roman" w:hAnsi="Mangal" w:cs="Mangal"/>
          <w:b/>
          <w:bCs/>
          <w:sz w:val="32"/>
          <w:szCs w:val="32"/>
        </w:rPr>
        <w:tab/>
      </w:r>
      <w:r w:rsidRPr="004C2352">
        <w:rPr>
          <w:rFonts w:ascii="Mangal" w:eastAsia="Times New Roman" w:hAnsi="Mangal" w:cs="Mangal"/>
          <w:b/>
          <w:bCs/>
          <w:sz w:val="32"/>
          <w:szCs w:val="32"/>
        </w:rPr>
        <w:tab/>
      </w:r>
      <w:r w:rsidRPr="004C2352">
        <w:rPr>
          <w:rFonts w:ascii="Mangal" w:eastAsia="Times New Roman" w:hAnsi="Mangal" w:cs="Mangal"/>
          <w:b/>
          <w:bCs/>
          <w:sz w:val="32"/>
          <w:szCs w:val="32"/>
        </w:rPr>
        <w:tab/>
        <w:t xml:space="preserve">(20) </w:t>
      </w:r>
      <w:ins w:id="20" w:author="Unknown"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सांप</w:t>
        </w:r>
      </w:ins>
    </w:p>
    <w:p w:rsidR="00C811EC" w:rsidRPr="004C2352" w:rsidRDefault="00C811EC" w:rsidP="004C235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ins w:id="21" w:author="Unknown"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हाथी</w:t>
        </w:r>
      </w:ins>
      <w:r w:rsidRPr="004C2352">
        <w:rPr>
          <w:rFonts w:ascii="Mangal" w:eastAsia="Times New Roman" w:hAnsi="Mangal" w:cs="Mangal"/>
          <w:b/>
          <w:bCs/>
          <w:sz w:val="32"/>
          <w:szCs w:val="32"/>
        </w:rPr>
        <w:tab/>
      </w:r>
      <w:r w:rsidRPr="004C2352">
        <w:rPr>
          <w:rFonts w:ascii="Mangal" w:eastAsia="Times New Roman" w:hAnsi="Mangal" w:cs="Mangal"/>
          <w:b/>
          <w:bCs/>
          <w:sz w:val="32"/>
          <w:szCs w:val="32"/>
        </w:rPr>
        <w:tab/>
      </w:r>
      <w:r w:rsidRPr="004C2352">
        <w:rPr>
          <w:rFonts w:ascii="Mangal" w:eastAsia="Times New Roman" w:hAnsi="Mangal" w:cs="Mangal"/>
          <w:b/>
          <w:bCs/>
          <w:sz w:val="32"/>
          <w:szCs w:val="32"/>
        </w:rPr>
        <w:tab/>
        <w:t xml:space="preserve">(21) </w:t>
      </w:r>
      <w:ins w:id="22" w:author="Unknown"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मकड़ी</w:t>
        </w:r>
      </w:ins>
    </w:p>
    <w:p w:rsidR="00C811EC" w:rsidRPr="004C2352" w:rsidRDefault="00C811EC" w:rsidP="004C235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ins w:id="23" w:author="Unknown"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आकाश</w:t>
        </w:r>
      </w:ins>
      <w:r w:rsidR="004C2352">
        <w:rPr>
          <w:rFonts w:ascii="Mangal" w:eastAsia="Times New Roman" w:hAnsi="Mangal" w:cs="Mangal"/>
          <w:b/>
          <w:bCs/>
          <w:sz w:val="32"/>
          <w:szCs w:val="32"/>
        </w:rPr>
        <w:tab/>
      </w:r>
      <w:r w:rsidR="004C2352">
        <w:rPr>
          <w:rFonts w:ascii="Mangal" w:eastAsia="Times New Roman" w:hAnsi="Mangal" w:cs="Mangal"/>
          <w:b/>
          <w:bCs/>
          <w:sz w:val="32"/>
          <w:szCs w:val="32"/>
        </w:rPr>
        <w:tab/>
      </w:r>
      <w:r w:rsidRPr="004C2352">
        <w:rPr>
          <w:rFonts w:ascii="Mangal" w:eastAsia="Times New Roman" w:hAnsi="Mangal" w:cs="Mangal"/>
          <w:b/>
          <w:bCs/>
          <w:sz w:val="32"/>
          <w:szCs w:val="32"/>
        </w:rPr>
        <w:t xml:space="preserve">(22) </w:t>
      </w:r>
      <w:ins w:id="24" w:author="Unknown"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भृंगी</w:t>
        </w:r>
        <w:r w:rsidRPr="004C2352">
          <w:rPr>
            <w:rFonts w:ascii="Times New Roman" w:eastAsia="Times New Roman" w:hAnsi="Times New Roman" w:cs="Times New Roman"/>
            <w:b/>
            <w:bCs/>
            <w:sz w:val="32"/>
            <w:szCs w:val="32"/>
          </w:rPr>
          <w:t xml:space="preserve"> </w:t>
        </w:r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कीड़ा</w:t>
        </w:r>
      </w:ins>
    </w:p>
    <w:p w:rsidR="00C811EC" w:rsidRPr="004C2352" w:rsidRDefault="00C811EC" w:rsidP="004C235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ins w:id="25" w:author="Unknown"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जल</w:t>
        </w:r>
      </w:ins>
      <w:r w:rsidRPr="004C2352">
        <w:rPr>
          <w:rFonts w:ascii="Mangal" w:eastAsia="Times New Roman" w:hAnsi="Mangal" w:cs="Mangal"/>
          <w:b/>
          <w:bCs/>
          <w:sz w:val="32"/>
          <w:szCs w:val="32"/>
        </w:rPr>
        <w:tab/>
      </w:r>
      <w:r w:rsidRPr="004C2352">
        <w:rPr>
          <w:rFonts w:ascii="Mangal" w:eastAsia="Times New Roman" w:hAnsi="Mangal" w:cs="Mangal"/>
          <w:b/>
          <w:bCs/>
          <w:sz w:val="32"/>
          <w:szCs w:val="32"/>
        </w:rPr>
        <w:tab/>
      </w:r>
      <w:r w:rsidRPr="004C2352">
        <w:rPr>
          <w:rFonts w:ascii="Mangal" w:eastAsia="Times New Roman" w:hAnsi="Mangal" w:cs="Mangal"/>
          <w:b/>
          <w:bCs/>
          <w:sz w:val="32"/>
          <w:szCs w:val="32"/>
        </w:rPr>
        <w:tab/>
        <w:t xml:space="preserve">(23) </w:t>
      </w:r>
      <w:ins w:id="26" w:author="Unknown"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भौंरा</w:t>
        </w:r>
      </w:ins>
    </w:p>
    <w:p w:rsidR="00C811EC" w:rsidRPr="004C2352" w:rsidRDefault="00C811EC" w:rsidP="004C235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ins w:id="27" w:author="Unknown"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मधुमक्खी</w:t>
        </w:r>
      </w:ins>
      <w:r w:rsidRPr="004C2352">
        <w:rPr>
          <w:rFonts w:ascii="Mangal" w:eastAsia="Times New Roman" w:hAnsi="Mangal" w:cs="Mangal"/>
          <w:b/>
          <w:bCs/>
          <w:sz w:val="32"/>
          <w:szCs w:val="32"/>
        </w:rPr>
        <w:tab/>
      </w:r>
      <w:r w:rsidRPr="004C2352">
        <w:rPr>
          <w:rFonts w:ascii="Mangal" w:eastAsia="Times New Roman" w:hAnsi="Mangal" w:cs="Mangal"/>
          <w:b/>
          <w:bCs/>
          <w:sz w:val="32"/>
          <w:szCs w:val="32"/>
        </w:rPr>
        <w:tab/>
        <w:t xml:space="preserve">(24) </w:t>
      </w:r>
      <w:ins w:id="28" w:author="Unknown">
        <w:r w:rsidRPr="004C2352">
          <w:rPr>
            <w:rFonts w:ascii="Mangal" w:eastAsia="Times New Roman" w:hAnsi="Mangal" w:cs="Mangal"/>
            <w:b/>
            <w:bCs/>
            <w:sz w:val="32"/>
            <w:szCs w:val="32"/>
          </w:rPr>
          <w:t>अजगर</w:t>
        </w:r>
      </w:ins>
    </w:p>
    <w:p w:rsidR="00C811EC" w:rsidRPr="00C811EC" w:rsidRDefault="00C811EC" w:rsidP="00C811EC">
      <w:pPr>
        <w:pStyle w:val="ListParagraph"/>
        <w:spacing w:before="100" w:beforeAutospacing="1" w:after="100" w:afterAutospacing="1" w:line="240" w:lineRule="auto"/>
        <w:ind w:left="2160"/>
        <w:outlineLvl w:val="3"/>
        <w:rPr>
          <w:ins w:id="29" w:author="Unknown"/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811EC" w:rsidRPr="00C811EC" w:rsidRDefault="00C811EC" w:rsidP="00C811EC">
      <w:pPr>
        <w:pStyle w:val="ListParagraph"/>
        <w:rPr>
          <w:color w:val="FF0000"/>
          <w:sz w:val="40"/>
          <w:szCs w:val="40"/>
        </w:rPr>
      </w:pPr>
    </w:p>
    <w:sectPr w:rsidR="00C811EC" w:rsidRPr="00C811EC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57947"/>
    <w:multiLevelType w:val="hybridMultilevel"/>
    <w:tmpl w:val="B3348A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DB6BCB"/>
    <w:multiLevelType w:val="hybridMultilevel"/>
    <w:tmpl w:val="561261C0"/>
    <w:lvl w:ilvl="0" w:tplc="98C426D0">
      <w:start w:val="1"/>
      <w:numFmt w:val="decimal"/>
      <w:lvlText w:val="(%1)"/>
      <w:lvlJc w:val="left"/>
      <w:pPr>
        <w:ind w:left="2160" w:hanging="72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45E111D1"/>
    <w:multiLevelType w:val="hybridMultilevel"/>
    <w:tmpl w:val="3EA80D2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C714E7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097B"/>
    <w:rsid w:val="0009137F"/>
    <w:rsid w:val="00091C06"/>
    <w:rsid w:val="0009781E"/>
    <w:rsid w:val="00097877"/>
    <w:rsid w:val="000A0CE3"/>
    <w:rsid w:val="000A1174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C7351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210D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0A8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01B4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57C6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67"/>
    <w:rsid w:val="00457FCB"/>
    <w:rsid w:val="00460607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0C4"/>
    <w:rsid w:val="004A1BE9"/>
    <w:rsid w:val="004A217B"/>
    <w:rsid w:val="004A671F"/>
    <w:rsid w:val="004A7CFB"/>
    <w:rsid w:val="004B203D"/>
    <w:rsid w:val="004B3290"/>
    <w:rsid w:val="004C2352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88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2ED4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62D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C208C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1B2D"/>
    <w:rsid w:val="006428E9"/>
    <w:rsid w:val="00646028"/>
    <w:rsid w:val="00647786"/>
    <w:rsid w:val="00647B6D"/>
    <w:rsid w:val="00653A41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4923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6DFB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02D7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482B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03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3DDE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11ED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2A88"/>
    <w:rsid w:val="009C494B"/>
    <w:rsid w:val="009C7D44"/>
    <w:rsid w:val="009D03CC"/>
    <w:rsid w:val="009D20E8"/>
    <w:rsid w:val="009D411A"/>
    <w:rsid w:val="009D5D06"/>
    <w:rsid w:val="009D695C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9C0"/>
    <w:rsid w:val="00A27CCA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14E7"/>
    <w:rsid w:val="00C75640"/>
    <w:rsid w:val="00C76226"/>
    <w:rsid w:val="00C811EC"/>
    <w:rsid w:val="00C8221E"/>
    <w:rsid w:val="00C86D69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05F4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97"/>
    <w:rsid w:val="00D62AC4"/>
    <w:rsid w:val="00D639AC"/>
    <w:rsid w:val="00D63C27"/>
    <w:rsid w:val="00D64A2C"/>
    <w:rsid w:val="00D679E9"/>
    <w:rsid w:val="00D67FB5"/>
    <w:rsid w:val="00D71490"/>
    <w:rsid w:val="00D74671"/>
    <w:rsid w:val="00D75E59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651"/>
    <w:rsid w:val="00DE373D"/>
    <w:rsid w:val="00DE3833"/>
    <w:rsid w:val="00DE45CD"/>
    <w:rsid w:val="00DE564C"/>
    <w:rsid w:val="00DE61B8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119B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332"/>
    <w:rsid w:val="00F178E6"/>
    <w:rsid w:val="00F203C8"/>
    <w:rsid w:val="00F20A74"/>
    <w:rsid w:val="00F263C2"/>
    <w:rsid w:val="00F266B7"/>
    <w:rsid w:val="00F30F47"/>
    <w:rsid w:val="00F31EA3"/>
    <w:rsid w:val="00F349AE"/>
    <w:rsid w:val="00F40CA6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paragraph" w:styleId="Heading1">
    <w:name w:val="heading 1"/>
    <w:basedOn w:val="Normal"/>
    <w:link w:val="Heading1Char"/>
    <w:uiPriority w:val="9"/>
    <w:qFormat/>
    <w:rsid w:val="00C811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14E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811EC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2016-07-24T09:33:00Z</dcterms:created>
  <dcterms:modified xsi:type="dcterms:W3CDTF">2016-07-24T17:23:00Z</dcterms:modified>
</cp:coreProperties>
</file>